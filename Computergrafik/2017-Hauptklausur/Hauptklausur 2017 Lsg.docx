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pageBreakBefore w:val="0"/>
        <w:rPr/>
      </w:pPr>
      <w:bookmarkStart w:colFirst="0" w:colLast="0" w:name="_4d4oxd46syet" w:id="0"/>
      <w:bookmarkEnd w:id="0"/>
      <w:r w:rsidDel="00000000" w:rsidR="00000000" w:rsidRPr="00000000">
        <w:rPr>
          <w:rtl w:val="0"/>
        </w:rPr>
        <w:t xml:space="preserve">Aufgabe 1</w:t>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Style w:val="Heading3"/>
        <w:pageBreakBefore w:val="0"/>
        <w:numPr>
          <w:ilvl w:val="0"/>
          <w:numId w:val="1"/>
        </w:numPr>
        <w:ind w:left="720" w:hanging="360"/>
        <w:rPr>
          <w:u w:val="none"/>
        </w:rPr>
      </w:pPr>
      <w:bookmarkStart w:colFirst="0" w:colLast="0" w:name="_mgrk8ip831l6" w:id="1"/>
      <w:bookmarkEnd w:id="1"/>
      <w:r w:rsidDel="00000000" w:rsidR="00000000" w:rsidRPr="00000000">
        <w:rPr>
          <w:rtl w:val="0"/>
        </w:rPr>
        <w:t xml:space="preserve">+ </w:t>
      </w:r>
      <w:commentRangeStart w:id="0"/>
      <w:commentRangeStart w:id="1"/>
      <w:commentRangeStart w:id="2"/>
      <w:commentRangeStart w:id="3"/>
      <w:commentRangeStart w:id="4"/>
      <w:r w:rsidDel="00000000" w:rsidR="00000000" w:rsidRPr="00000000">
        <w:rPr>
          <w:rtl w:val="0"/>
        </w:rPr>
        <w:t xml:space="preserve">b</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r w:rsidDel="00000000" w:rsidR="00000000" w:rsidRPr="00000000">
        <w:rPr>
          <w:rtl w:val="0"/>
        </w:rPr>
        <w:t xml:space="preserve">)</w:t>
      </w:r>
    </w:p>
    <w:p w:rsidR="00000000" w:rsidDel="00000000" w:rsidP="00000000" w:rsidRDefault="00000000" w:rsidRPr="00000000" w14:paraId="00000004">
      <w:pPr>
        <w:pageBreakBefore w:val="0"/>
        <w:rPr>
          <w:shd w:fill="d9ead3" w:val="clear"/>
        </w:rPr>
      </w:pPr>
      <w:r w:rsidDel="00000000" w:rsidR="00000000" w:rsidRPr="00000000">
        <w:rPr>
          <w:rtl w:val="0"/>
        </w:rPr>
      </w:r>
    </w:p>
    <w:p w:rsidR="00000000" w:rsidDel="00000000" w:rsidP="00000000" w:rsidRDefault="00000000" w:rsidRPr="00000000" w14:paraId="00000005">
      <w:pPr>
        <w:pageBreakBefore w:val="0"/>
        <w:rPr>
          <w:shd w:fill="d9ead3" w:val="clear"/>
        </w:rPr>
      </w:pPr>
      <w:r w:rsidDel="00000000" w:rsidR="00000000" w:rsidRPr="00000000">
        <w:rPr>
          <w:shd w:fill="d9ead3" w:val="clear"/>
        </w:rPr>
        <w:drawing>
          <wp:inline distB="114300" distT="114300" distL="114300" distR="114300">
            <wp:extent cx="3652838" cy="3581213"/>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652838" cy="358121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ageBreakBefore w:val="0"/>
        <w:rPr>
          <w:color w:val="ff0000"/>
        </w:rPr>
      </w:pPr>
      <w:r w:rsidDel="00000000" w:rsidR="00000000" w:rsidRPr="00000000">
        <w:rPr>
          <w:color w:val="ff0000"/>
        </w:rPr>
        <w:drawing>
          <wp:inline distB="114300" distT="114300" distL="114300" distR="114300">
            <wp:extent cx="2967038" cy="3347215"/>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967038" cy="334721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drawing>
          <wp:inline distB="114300" distT="114300" distL="114300" distR="114300">
            <wp:extent cx="3459266" cy="3443288"/>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459266" cy="344328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Style w:val="Heading3"/>
        <w:pageBreakBefore w:val="0"/>
        <w:rPr/>
      </w:pPr>
      <w:bookmarkStart w:colFirst="0" w:colLast="0" w:name="_p9ehu4ywpb3f" w:id="2"/>
      <w:bookmarkEnd w:id="2"/>
      <w:r w:rsidDel="00000000" w:rsidR="00000000" w:rsidRPr="00000000">
        <w:rPr>
          <w:rtl w:val="0"/>
        </w:rPr>
        <w:t xml:space="preserve">c)</w:t>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rtl w:val="0"/>
        </w:rPr>
        <w:t xml:space="preserve">Durch die Streifen ergibt sich wohl das arithmetische Mittel der Transferfunktionen von weiß und schwarz als Eindruck:</w:t>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rPr/>
      </w:pPr>
      <w:r w:rsidDel="00000000" w:rsidR="00000000" w:rsidRPr="00000000">
        <w:rPr>
          <w:rtl w:val="0"/>
        </w:rPr>
        <w:t xml:space="preserve">(angenommen die Intensität ist im Intervall [0, 1])</w:t>
      </w:r>
    </w:p>
    <w:p w:rsidR="00000000" w:rsidDel="00000000" w:rsidP="00000000" w:rsidRDefault="00000000" w:rsidRPr="00000000" w14:paraId="0000000E">
      <w:pPr>
        <w:pageBreakBefore w:val="0"/>
        <w:rPr/>
      </w:pPr>
      <w:r w:rsidDel="00000000" w:rsidR="00000000" w:rsidRPr="00000000">
        <w:rPr>
          <w:rtl w:val="0"/>
        </w:rPr>
      </w:r>
    </w:p>
    <w:p w:rsidR="00000000" w:rsidDel="00000000" w:rsidP="00000000" w:rsidRDefault="00000000" w:rsidRPr="00000000" w14:paraId="0000000F">
      <w:pPr>
        <w:pageBreakBefore w:val="0"/>
        <w:rPr/>
      </w:pPr>
      <m:oMath>
        <m:f>
          <m:fPr>
            <m:ctrlPr>
              <w:rPr/>
            </m:ctrlPr>
          </m:fPr>
          <m:num>
            <m:r>
              <w:rPr/>
              <m:t xml:space="preserve">1</m:t>
            </m:r>
          </m:num>
          <m:den>
            <m:r>
              <w:rPr/>
              <m:t xml:space="preserve">2</m:t>
            </m:r>
          </m:den>
        </m:f>
        <m:r>
          <w:rPr/>
          <m:t>⋅</m:t>
        </m:r>
        <m:r>
          <w:rPr/>
          <m:t xml:space="preserve">f</m:t>
        </m:r>
        <m:d>
          <m:dPr>
            <m:begChr m:val="("/>
            <m:endChr m:val=")"/>
            <m:ctrlPr>
              <w:rPr/>
            </m:ctrlPr>
          </m:dPr>
          <m:e>
            <m:r>
              <w:rPr/>
              <m:t xml:space="preserve">0</m:t>
            </m:r>
          </m:e>
        </m:d>
        <m:r>
          <w:rPr/>
          <m:t xml:space="preserve">+</m:t>
        </m:r>
        <m:f>
          <m:fPr>
            <m:ctrlPr>
              <w:rPr/>
            </m:ctrlPr>
          </m:fPr>
          <m:num>
            <m:r>
              <w:rPr/>
              <m:t xml:space="preserve">1</m:t>
            </m:r>
          </m:num>
          <m:den>
            <m:r>
              <w:rPr/>
              <m:t xml:space="preserve">2</m:t>
            </m:r>
          </m:den>
        </m:f>
        <m:r>
          <w:rPr/>
          <m:t>⋅</m:t>
        </m:r>
        <m:r>
          <w:rPr/>
          <m:t xml:space="preserve">f</m:t>
        </m:r>
        <m:d>
          <m:dPr>
            <m:begChr m:val="("/>
            <m:endChr m:val=")"/>
            <m:ctrlPr>
              <w:rPr/>
            </m:ctrlPr>
          </m:dPr>
          <m:e>
            <m:r>
              <w:rPr/>
              <m:t xml:space="preserve">1</m:t>
            </m:r>
          </m:e>
        </m:d>
        <m:r>
          <w:rPr/>
          <m:t xml:space="preserve">=f</m:t>
        </m:r>
        <m:d>
          <m:dPr>
            <m:begChr m:val="("/>
            <m:endChr m:val=")"/>
            <m:ctrlPr>
              <w:rPr/>
            </m:ctrlPr>
          </m:dPr>
          <m:e>
            <m:r>
              <w:rPr/>
              <m:t xml:space="preserve">g</m:t>
            </m:r>
          </m:e>
        </m:d>
      </m:oMath>
      <w:r w:rsidDel="00000000" w:rsidR="00000000" w:rsidRPr="00000000">
        <w:rPr>
          <w:rtl w:val="0"/>
        </w:rPr>
      </w:r>
    </w:p>
    <w:p w:rsidR="00000000" w:rsidDel="00000000" w:rsidP="00000000" w:rsidRDefault="00000000" w:rsidRPr="00000000" w14:paraId="00000010">
      <w:pPr>
        <w:pageBreakBefore w:val="0"/>
        <w:rPr/>
      </w:pPr>
      <w:commentRangeStart w:id="5"/>
      <m:oMath>
        <m:r>
          <w:rPr/>
          <m:t xml:space="preserve">f</m:t>
        </m:r>
        <m:d>
          <m:dPr>
            <m:begChr m:val="("/>
            <m:endChr m:val=")"/>
            <m:ctrlPr>
              <w:rPr/>
            </m:ctrlPr>
          </m:dPr>
          <m:e>
            <m:r>
              <w:rPr/>
              <m:t xml:space="preserve">n</m:t>
            </m:r>
          </m:e>
        </m:d>
        <m:r>
          <w:rPr/>
          <m:t xml:space="preserve">=</m:t>
        </m:r>
        <m:sSup>
          <m:sSupPr>
            <m:ctrlPr>
              <w:rPr/>
            </m:ctrlPr>
          </m:sSupPr>
          <m:e>
            <m:r>
              <w:rPr/>
              <m:t xml:space="preserve">n</m:t>
            </m:r>
          </m:e>
          <m:sup>
            <m:r>
              <w:rPr/>
              <m:t>γ</m:t>
            </m:r>
          </m:sup>
        </m:sSup>
      </m:oMath>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11">
      <w:pPr>
        <w:pageBreakBefore w:val="0"/>
        <w:rPr/>
      </w:pPr>
      <m:oMath>
        <m:f>
          <m:fPr>
            <m:ctrlPr>
              <w:rPr/>
            </m:ctrlPr>
          </m:fPr>
          <m:num>
            <m:r>
              <w:rPr/>
              <m:t xml:space="preserve">1</m:t>
            </m:r>
          </m:num>
          <m:den>
            <m:r>
              <w:rPr/>
              <m:t xml:space="preserve">2</m:t>
            </m:r>
          </m:den>
        </m:f>
        <m:r>
          <w:rPr/>
          <m:t>⋅</m:t>
        </m:r>
        <m:sSup>
          <m:sSupPr>
            <m:ctrlPr>
              <w:rPr/>
            </m:ctrlPr>
          </m:sSupPr>
          <m:e>
            <m:r>
              <w:rPr/>
              <m:t xml:space="preserve">0</m:t>
            </m:r>
          </m:e>
          <m:sup>
            <m:r>
              <w:rPr/>
              <m:t>γ</m:t>
            </m:r>
          </m:sup>
        </m:sSup>
        <m:r>
          <w:rPr/>
          <m:t xml:space="preserve">+</m:t>
        </m:r>
        <m:f>
          <m:fPr>
            <m:ctrlPr>
              <w:rPr/>
            </m:ctrlPr>
          </m:fPr>
          <m:num>
            <m:r>
              <w:rPr/>
              <m:t xml:space="preserve">1</m:t>
            </m:r>
          </m:num>
          <m:den>
            <m:r>
              <w:rPr/>
              <m:t xml:space="preserve">2</m:t>
            </m:r>
          </m:den>
        </m:f>
        <m:r>
          <w:rPr/>
          <m:t>⋅</m:t>
        </m:r>
        <m:sSup>
          <m:sSupPr>
            <m:ctrlPr>
              <w:rPr/>
            </m:ctrlPr>
          </m:sSupPr>
          <m:e>
            <m:r>
              <w:rPr/>
              <m:t xml:space="preserve">1</m:t>
            </m:r>
          </m:e>
          <m:sup>
            <m:r>
              <w:rPr/>
              <m:t>γ</m:t>
            </m:r>
          </m:sup>
        </m:sSup>
        <m:r>
          <w:rPr/>
          <m:t xml:space="preserve">=</m:t>
        </m:r>
        <m:sSup>
          <m:sSupPr>
            <m:ctrlPr>
              <w:rPr/>
            </m:ctrlPr>
          </m:sSupPr>
          <m:e>
            <m:r>
              <w:rPr/>
              <m:t xml:space="preserve">g</m:t>
            </m:r>
          </m:e>
          <m:sup>
            <m:r>
              <w:rPr/>
              <m:t>γ</m:t>
            </m:r>
          </m:sup>
        </m:sSup>
        <m:r>
          <w:rPr/>
          <m:t>⇔</m:t>
        </m:r>
        <m:f>
          <m:fPr>
            <m:ctrlPr>
              <w:rPr/>
            </m:ctrlPr>
          </m:fPr>
          <m:num>
            <m:r>
              <w:rPr/>
              <m:t xml:space="preserve">1</m:t>
            </m:r>
          </m:num>
          <m:den>
            <m:r>
              <w:rPr/>
              <m:t xml:space="preserve">2</m:t>
            </m:r>
          </m:den>
        </m:f>
        <m:r>
          <w:rPr/>
          <m:t xml:space="preserve">=</m:t>
        </m:r>
        <m:sSup>
          <m:sSupPr>
            <m:ctrlPr>
              <w:rPr/>
            </m:ctrlPr>
          </m:sSupPr>
          <m:e>
            <m:r>
              <w:rPr/>
              <m:t xml:space="preserve">g</m:t>
            </m:r>
          </m:e>
          <m:sup>
            <m:r>
              <w:rPr/>
              <m:t>γ</m:t>
            </m:r>
          </m:sup>
        </m:sSup>
        <m:r>
          <w:rPr/>
          <m:t>⇔</m:t>
        </m:r>
        <m:r>
          <w:rPr/>
          <m:t>γ</m:t>
        </m:r>
        <m:r>
          <w:rPr/>
          <m:t xml:space="preserve">=</m:t>
        </m:r>
        <m:f>
          <m:fPr>
            <m:ctrlPr>
              <w:rPr/>
            </m:ctrlPr>
          </m:fPr>
          <m:num>
            <m:box>
              <m:boxPr>
                <m:opEmu m:val="1"/>
                <m:ctrlPr>
                  <w:rPr/>
                </m:ctrlPr>
              </m:boxPr>
              <m:e>
                <m:r>
                  <w:rPr/>
                  <m:t>log</m:t>
                </m:r>
              </m:e>
            </m:box>
            <m:d>
              <m:dPr>
                <m:begChr m:val="("/>
                <m:endChr m:val=")"/>
                <m:ctrlPr>
                  <w:rPr/>
                </m:ctrlPr>
              </m:dPr>
              <m:e>
                <m:f>
                  <m:fPr>
                    <m:ctrlPr>
                      <w:rPr/>
                    </m:ctrlPr>
                  </m:fPr>
                  <m:num>
                    <m:r>
                      <w:rPr/>
                      <m:t xml:space="preserve">1</m:t>
                    </m:r>
                  </m:num>
                  <m:den>
                    <m:r>
                      <w:rPr/>
                      <m:t xml:space="preserve">2</m:t>
                    </m:r>
                  </m:den>
                </m:f>
              </m:e>
            </m:d>
          </m:num>
          <m:den>
            <m:box>
              <m:boxPr>
                <m:opEmu m:val="1"/>
                <m:ctrlPr>
                  <w:rPr/>
                </m:ctrlPr>
              </m:boxPr>
              <m:e>
                <m:r>
                  <w:rPr/>
                  <m:t>log</m:t>
                </m:r>
              </m:e>
            </m:box>
            <m:d>
              <m:dPr>
                <m:begChr m:val="("/>
                <m:endChr m:val=")"/>
                <m:ctrlPr>
                  <w:rPr/>
                </m:ctrlPr>
              </m:dPr>
              <m:e>
                <m:r>
                  <w:rPr/>
                  <m:t xml:space="preserve">g</m:t>
                </m:r>
              </m:e>
            </m:d>
          </m:den>
        </m:f>
      </m:oMath>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Style w:val="Heading3"/>
        <w:pageBreakBefore w:val="0"/>
        <w:rPr/>
      </w:pPr>
      <w:bookmarkStart w:colFirst="0" w:colLast="0" w:name="_3otqotn1xh9g" w:id="3"/>
      <w:bookmarkEnd w:id="3"/>
      <w:r w:rsidDel="00000000" w:rsidR="00000000" w:rsidRPr="00000000">
        <w:rPr>
          <w:rtl w:val="0"/>
        </w:rPr>
        <w:t xml:space="preserve">d)</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Bei der subtraktiven Farbmischung werden Farben durch Multiplikation ihrer Spektren gemischt.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Wahr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Die subjektiv empfundene Stärke eines Sinneseindrucks ist proportional zur Intensität des physikalischen Reizes.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Falsch, proportional zur logarithmischen Intensität (Weber-Fechner-Gesetz)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Zur Beschreibung des Farbeindrucks von additiven Misch- farben sind nur die Tristimuluswerte und der Farbraum der Ausgangsfarben erforderlich.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6"/>
            <w:r w:rsidDel="00000000" w:rsidR="00000000" w:rsidRPr="00000000">
              <w:rPr>
                <w:rtl w:val="0"/>
              </w:rPr>
              <w:t xml:space="preserve">Wahr, bei RGB besteht das drei-Tupel ja gerade aus den Tristimuluswerten (r, g, 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End w:id="6"/>
            <w:r w:rsidDel="00000000" w:rsidR="00000000" w:rsidRPr="00000000">
              <w:commentReference w:id="6"/>
            </w:r>
            <w:r w:rsidDel="00000000" w:rsidR="00000000" w:rsidRPr="00000000">
              <w:rPr>
                <w:rtl w:val="0"/>
              </w:rPr>
              <w:t xml:space="preserve">Von einem Tristimuluswert kann eindeutig auf das zugrunde- liegende Spektrum geschlossen werden.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Falsch</w:t>
            </w:r>
          </w:p>
        </w:tc>
      </w:tr>
    </w:tbl>
    <w:p w:rsidR="00000000" w:rsidDel="00000000" w:rsidP="00000000" w:rsidRDefault="00000000" w:rsidRPr="00000000" w14:paraId="0000001F">
      <w:pPr>
        <w:pageBreakBefore w:val="0"/>
        <w:rPr/>
      </w:pPr>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rtl w:val="0"/>
        </w:rPr>
      </w:r>
    </w:p>
    <w:p w:rsidR="00000000" w:rsidDel="00000000" w:rsidP="00000000" w:rsidRDefault="00000000" w:rsidRPr="00000000" w14:paraId="00000022">
      <w:pPr>
        <w:pStyle w:val="Heading2"/>
        <w:pageBreakBefore w:val="0"/>
        <w:rPr/>
      </w:pPr>
      <w:bookmarkStart w:colFirst="0" w:colLast="0" w:name="_v3oxizh5j9oa" w:id="4"/>
      <w:bookmarkEnd w:id="4"/>
      <w:r w:rsidDel="00000000" w:rsidR="00000000" w:rsidRPr="00000000">
        <w:rPr>
          <w:rtl w:val="0"/>
        </w:rPr>
        <w:t xml:space="preserve">Aufgabe 2</w:t>
      </w:r>
    </w:p>
    <w:p w:rsidR="00000000" w:rsidDel="00000000" w:rsidP="00000000" w:rsidRDefault="00000000" w:rsidRPr="00000000" w14:paraId="00000023">
      <w:pPr>
        <w:pageBreakBefore w:val="0"/>
        <w:rPr/>
      </w:pPr>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rtl w:val="0"/>
        </w:rPr>
      </w:r>
    </w:p>
    <w:p w:rsidR="00000000" w:rsidDel="00000000" w:rsidP="00000000" w:rsidRDefault="00000000" w:rsidRPr="00000000" w14:paraId="00000025">
      <w:pPr>
        <w:pStyle w:val="Heading3"/>
        <w:pageBreakBefore w:val="0"/>
        <w:rPr/>
      </w:pPr>
      <w:bookmarkStart w:colFirst="0" w:colLast="0" w:name="_f068afeaeyz8" w:id="5"/>
      <w:bookmarkEnd w:id="5"/>
      <w:r w:rsidDel="00000000" w:rsidR="00000000" w:rsidRPr="00000000">
        <w:rPr>
          <w:rtl w:val="0"/>
        </w:rPr>
        <w:t xml:space="preserve">a)</w:t>
      </w:r>
    </w:p>
    <w:p w:rsidR="00000000" w:rsidDel="00000000" w:rsidP="00000000" w:rsidRDefault="00000000" w:rsidRPr="00000000" w14:paraId="00000026">
      <w:pPr>
        <w:pageBreakBefore w:val="0"/>
        <w:rPr/>
      </w:pPr>
      <w:r w:rsidDel="00000000" w:rsidR="00000000" w:rsidRPr="00000000">
        <w:rPr>
          <w:rtl w:val="0"/>
        </w:rPr>
      </w:r>
    </w:p>
    <w:p w:rsidR="00000000" w:rsidDel="00000000" w:rsidP="00000000" w:rsidRDefault="00000000" w:rsidRPr="00000000" w14:paraId="00000027">
      <w:pPr>
        <w:pageBreakBefore w:val="0"/>
        <w:rPr/>
      </w:pPr>
      <w:commentRangeStart w:id="7"/>
      <w:commentRangeStart w:id="8"/>
      <w:r w:rsidDel="00000000" w:rsidR="00000000" w:rsidRPr="00000000">
        <w:rPr>
          <w:rtl w:val="0"/>
        </w:rPr>
        <w:t xml:space="preserve">Nein: </w:t>
      </w:r>
    </w:p>
    <w:p w:rsidR="00000000" w:rsidDel="00000000" w:rsidP="00000000" w:rsidRDefault="00000000" w:rsidRPr="00000000" w14:paraId="00000028">
      <w:pPr>
        <w:pageBreakBefore w:val="0"/>
        <w:rPr/>
      </w:pPr>
      <w:r w:rsidDel="00000000" w:rsidR="00000000" w:rsidRPr="00000000">
        <w:rPr>
          <w:rtl w:val="0"/>
        </w:rPr>
      </w:r>
    </w:p>
    <w:p w:rsidR="00000000" w:rsidDel="00000000" w:rsidP="00000000" w:rsidRDefault="00000000" w:rsidRPr="00000000" w14:paraId="00000029">
      <w:pPr>
        <w:pageBreakBefore w:val="0"/>
        <w:rPr/>
      </w:pPr>
      <m:oMath>
        <m:d>
          <m:dPr>
            <m:begChr m:val="|"/>
            <m:endChr m:val="|"/>
          </m:dPr>
          <m:e>
            <m:sSub>
              <m:sSubPr>
                <m:ctrlPr>
                  <w:rPr/>
                </m:ctrlPr>
              </m:sSubPr>
              <m:e>
                <m:r>
                  <w:rPr/>
                  <m:t xml:space="preserve">R</m:t>
                </m:r>
              </m:e>
              <m:sub>
                <m:r>
                  <w:rPr/>
                  <m:t xml:space="preserve">L</m:t>
                </m:r>
              </m:sub>
            </m:sSub>
          </m:e>
        </m:d>
        <m:r>
          <w:rPr/>
          <m:t xml:space="preserve">,</m:t>
        </m:r>
        <m:d>
          <m:dPr>
            <m:begChr m:val="|"/>
            <m:endChr m:val="|"/>
            <m:ctrlPr>
              <w:rPr/>
            </m:ctrlPr>
          </m:dPr>
          <m:e>
            <m:r>
              <w:rPr/>
              <m:t xml:space="preserve">V</m:t>
            </m:r>
          </m:e>
        </m:d>
        <m:r>
          <w:rPr/>
          <m:t>≤</m:t>
        </m:r>
        <m:r>
          <w:rPr/>
          <m:t xml:space="preserve">1</m:t>
        </m:r>
        <m:r>
          <w:rPr/>
          <m:t>⇒</m:t>
        </m:r>
        <m:d>
          <m:dPr>
            <m:begChr m:val="|"/>
            <m:endChr m:val="|"/>
            <m:ctrlPr>
              <w:rPr/>
            </m:ctrlPr>
          </m:dPr>
          <m:e>
            <m:sSub>
              <m:sSubPr>
                <m:ctrlPr>
                  <w:rPr/>
                </m:ctrlPr>
              </m:sSubPr>
              <m:e>
                <m:r>
                  <w:rPr/>
                  <m:t xml:space="preserve">R</m:t>
                </m:r>
              </m:e>
              <m:sub>
                <m:r>
                  <w:rPr/>
                  <m:t xml:space="preserve">L</m:t>
                </m:r>
              </m:sub>
            </m:sSub>
            <m:r>
              <w:rPr/>
              <m:t>⋅</m:t>
            </m:r>
            <m:r>
              <w:rPr/>
              <m:t xml:space="preserve">V</m:t>
            </m:r>
          </m:e>
        </m:d>
        <m:r>
          <w:rPr/>
          <m:t>≤</m:t>
        </m:r>
        <m:r>
          <w:rPr/>
          <m:t xml:space="preserve">1</m:t>
        </m:r>
        <m:r>
          <w:rPr/>
          <m:t>⇒</m:t>
        </m:r>
        <m:sSup>
          <m:sSupPr>
            <m:ctrlPr>
              <w:rPr/>
            </m:ctrlPr>
          </m:sSupPr>
          <m:e>
            <m:d>
              <m:dPr>
                <m:begChr m:val="|"/>
                <m:endChr m:val="|"/>
                <m:ctrlPr>
                  <w:rPr/>
                </m:ctrlPr>
              </m:dPr>
              <m:e>
                <m:sSub>
                  <m:sSubPr>
                    <m:ctrlPr>
                      <w:rPr/>
                    </m:ctrlPr>
                  </m:sSubPr>
                  <m:e>
                    <m:r>
                      <w:rPr/>
                      <m:t xml:space="preserve">R</m:t>
                    </m:r>
                  </m:e>
                  <m:sub>
                    <m:r>
                      <w:rPr/>
                      <m:t xml:space="preserve">L</m:t>
                    </m:r>
                  </m:sub>
                </m:sSub>
                <m:r>
                  <w:rPr/>
                  <m:t>⋅</m:t>
                </m:r>
                <m:r>
                  <w:rPr/>
                  <m:t xml:space="preserve">V</m:t>
                </m:r>
              </m:e>
            </m:d>
          </m:e>
          <m:sup>
            <m:r>
              <w:rPr/>
              <m:t xml:space="preserve">n</m:t>
            </m:r>
          </m:sup>
        </m:sSup>
        <m:r>
          <w:rPr/>
          <m:t>≤</m:t>
        </m:r>
        <m:r>
          <w:rPr/>
          <m:t xml:space="preserve">1</m:t>
        </m:r>
      </m:oMath>
      <w:commentRangeEnd w:id="7"/>
      <w:r w:rsidDel="00000000" w:rsidR="00000000" w:rsidRPr="00000000">
        <w:commentReference w:id="7"/>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rtl w:val="0"/>
        </w:rPr>
      </w:r>
    </w:p>
    <w:p w:rsidR="00000000" w:rsidDel="00000000" w:rsidP="00000000" w:rsidRDefault="00000000" w:rsidRPr="00000000" w14:paraId="0000002C">
      <w:pPr>
        <w:pStyle w:val="Heading3"/>
        <w:pageBreakBefore w:val="0"/>
        <w:rPr/>
      </w:pPr>
      <w:bookmarkStart w:colFirst="0" w:colLast="0" w:name="_8pm0u3p3l83n" w:id="6"/>
      <w:bookmarkEnd w:id="6"/>
      <w:r w:rsidDel="00000000" w:rsidR="00000000" w:rsidRPr="00000000">
        <w:rPr>
          <w:rtl w:val="0"/>
        </w:rPr>
        <w:t xml:space="preserve">b)</w:t>
      </w:r>
    </w:p>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t xml:space="preserve">Ja, solange der Winkel zwischen V und N </w:t>
      </w:r>
      <w:r w:rsidDel="00000000" w:rsidR="00000000" w:rsidRPr="00000000">
        <w:rPr>
          <w:rtl w:val="0"/>
        </w:rPr>
        <w:t xml:space="preserve">nicht 45 Grad ist, denn dann wäre RL * V = 0.</w:t>
      </w: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t xml:space="preserve">Oder Beispiel: </w:t>
      </w:r>
      <m:oMath>
        <m:r>
          <w:rPr/>
          <m:t xml:space="preserve">N=-V</m:t>
        </m:r>
      </m:oMath>
      <w:r w:rsidDel="00000000" w:rsidR="00000000" w:rsidRPr="00000000">
        <w:rPr>
          <w:rtl w:val="0"/>
        </w:rPr>
        <w:t xml:space="preserve">. Dann ist </w:t>
      </w:r>
      <m:oMath>
        <m:sSub>
          <m:sSubPr>
            <m:ctrlPr>
              <w:rPr/>
            </m:ctrlPr>
          </m:sSubPr>
          <m:e>
            <m:r>
              <w:rPr/>
              <m:t xml:space="preserve">R</m:t>
            </m:r>
          </m:e>
          <m:sub>
            <m:r>
              <w:rPr/>
              <m:t xml:space="preserve">L</m:t>
            </m:r>
          </m:sub>
        </m:sSub>
        <m:r>
          <w:rPr/>
          <m:t xml:space="preserve">=L</m:t>
        </m:r>
        <m:r>
          <w:rPr/>
          <m:t>⇒</m:t>
        </m:r>
        <m:sSub>
          <m:sSubPr>
            <m:ctrlPr>
              <w:rPr/>
            </m:ctrlPr>
          </m:sSubPr>
          <m:e>
            <m:r>
              <w:rPr/>
              <m:t xml:space="preserve">R</m:t>
            </m:r>
          </m:e>
          <m:sub>
            <m:r>
              <w:rPr/>
              <m:t xml:space="preserve">L</m:t>
            </m:r>
          </m:sub>
        </m:sSub>
        <m:r>
          <w:rPr/>
          <m:t>⋅</m:t>
        </m:r>
        <m:r>
          <w:rPr/>
          <m:t xml:space="preserve">L=1</m:t>
        </m:r>
      </m:oMath>
      <w:r w:rsidDel="00000000" w:rsidR="00000000" w:rsidRPr="00000000">
        <w:rPr>
          <w:rtl w:val="0"/>
        </w:rPr>
        <w:t xml:space="preserve"> und der spekulare Teil ist </w:t>
      </w:r>
      <m:oMath>
        <m:sSub>
          <m:sSubPr>
            <m:ctrlPr>
              <w:rPr/>
            </m:ctrlPr>
          </m:sSubPr>
          <m:e>
            <m:r>
              <w:rPr/>
              <m:t xml:space="preserve">k</m:t>
            </m:r>
          </m:e>
          <m:sub>
            <m:r>
              <w:rPr/>
              <m:t xml:space="preserve">s</m:t>
            </m:r>
          </m:sub>
        </m:sSub>
        <m:r>
          <w:rPr/>
          <m:t>⋅</m:t>
        </m:r>
        <m:sSub>
          <m:sSubPr>
            <m:ctrlPr>
              <w:rPr/>
            </m:ctrlPr>
          </m:sSubPr>
          <m:e>
            <m:r>
              <w:rPr/>
              <m:t xml:space="preserve">I</m:t>
            </m:r>
          </m:e>
          <m:sub>
            <m:r>
              <w:rPr/>
              <m:t xml:space="preserve">L</m:t>
            </m:r>
          </m:sub>
        </m:sSub>
      </m:oMath>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r>
    </w:p>
    <w:p w:rsidR="00000000" w:rsidDel="00000000" w:rsidP="00000000" w:rsidRDefault="00000000" w:rsidRPr="00000000" w14:paraId="00000032">
      <w:pPr>
        <w:pStyle w:val="Heading3"/>
        <w:pageBreakBefore w:val="0"/>
        <w:rPr/>
      </w:pPr>
      <w:bookmarkStart w:colFirst="0" w:colLast="0" w:name="_bze1bbgqb1i7" w:id="7"/>
      <w:bookmarkEnd w:id="7"/>
      <w:r w:rsidDel="00000000" w:rsidR="00000000" w:rsidRPr="00000000">
        <w:rPr>
          <w:rtl w:val="0"/>
        </w:rPr>
        <w:t xml:space="preserve">c)</w:t>
      </w:r>
    </w:p>
    <w:p w:rsidR="00000000" w:rsidDel="00000000" w:rsidP="00000000" w:rsidRDefault="00000000" w:rsidRPr="00000000" w14:paraId="00000033">
      <w:pPr>
        <w:pageBreakBefore w:val="0"/>
        <w:rPr/>
      </w:pPr>
      <w:commentRangeStart w:id="9"/>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rtl w:val="0"/>
        </w:rPr>
        <w:t xml:space="preserve">Da man bei Environment Maps auch Spiegelungen abbilden will, die nicht durch perfekte Reflexion entstanden sind, muss man die Environment Map vorfiltern, indem man eine gewichtete Summe über einen Winkelbereich vorberechnet (siehe Folie 04/117). Die Environment Map ist eine Kugel, auf deren Innenseite nur über die Richtung unabhängig von der Position zugegriffen wird.</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rtl w:val="0"/>
        </w:rPr>
      </w:r>
    </w:p>
    <w:p w:rsidR="00000000" w:rsidDel="00000000" w:rsidP="00000000" w:rsidRDefault="00000000" w:rsidRPr="00000000" w14:paraId="00000036">
      <w:pPr>
        <w:pageBreakBefore w:val="0"/>
        <w:rPr/>
      </w:pP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Style w:val="Heading2"/>
        <w:pageBreakBefore w:val="0"/>
        <w:rPr/>
      </w:pPr>
      <w:bookmarkStart w:colFirst="0" w:colLast="0" w:name="_rivdmrc6octg" w:id="8"/>
      <w:bookmarkEnd w:id="8"/>
      <w:r w:rsidDel="00000000" w:rsidR="00000000" w:rsidRPr="00000000">
        <w:rPr>
          <w:rtl w:val="0"/>
        </w:rPr>
        <w:t xml:space="preserve">Aufgabe 3</w:t>
      </w:r>
    </w:p>
    <w:p w:rsidR="00000000" w:rsidDel="00000000" w:rsidP="00000000" w:rsidRDefault="00000000" w:rsidRPr="00000000" w14:paraId="00000039">
      <w:pPr>
        <w:pageBreakBefore w:val="0"/>
        <w:rPr/>
      </w:pPr>
      <w:r w:rsidDel="00000000" w:rsidR="00000000" w:rsidRPr="00000000">
        <w:rPr>
          <w:rtl w:val="0"/>
        </w:rPr>
      </w:r>
    </w:p>
    <w:p w:rsidR="00000000" w:rsidDel="00000000" w:rsidP="00000000" w:rsidRDefault="00000000" w:rsidRPr="00000000" w14:paraId="0000003A">
      <w:pPr>
        <w:pStyle w:val="Heading3"/>
        <w:pageBreakBefore w:val="0"/>
        <w:rPr/>
      </w:pPr>
      <w:bookmarkStart w:colFirst="0" w:colLast="0" w:name="_fhura0478k4r" w:id="9"/>
      <w:bookmarkEnd w:id="9"/>
      <w:r w:rsidDel="00000000" w:rsidR="00000000" w:rsidRPr="00000000">
        <w:rPr>
          <w:rtl w:val="0"/>
        </w:rPr>
        <w:t xml:space="preserve">a)</w:t>
      </w:r>
    </w:p>
    <w:p w:rsidR="00000000" w:rsidDel="00000000" w:rsidP="00000000" w:rsidRDefault="00000000" w:rsidRPr="00000000" w14:paraId="0000003B">
      <w:pPr>
        <w:pageBreakBefore w:val="0"/>
        <w:rPr/>
      </w:pP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t xml:space="preserve">Laut dem Pseudocode auf Folie 02/110 werden die Schattenstrahlen unabhängig von den Phong-Koeffizienten ausgesandt. </w:t>
      </w:r>
      <w:commentRangeStart w:id="10"/>
      <w:r w:rsidDel="00000000" w:rsidR="00000000" w:rsidRPr="00000000">
        <w:rPr>
          <w:rtl w:val="0"/>
        </w:rPr>
        <w:t xml:space="preserve">Eigentlich sind sie aber schon überflüssig, da die Farbe eh 0 sein wird.</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tl w:val="0"/>
        </w:rPr>
        <w:t xml:space="preserve">Hier eine geupdatete Version, auch mit Normalen zur Anschauung (nicht gefordert)</w:t>
      </w:r>
    </w:p>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drawing>
          <wp:inline distB="114300" distT="114300" distL="114300" distR="114300">
            <wp:extent cx="5200650" cy="518160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20065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ageBreakBefore w:val="0"/>
        <w:rPr>
          <w:color w:val="ff0000"/>
        </w:rPr>
      </w:pPr>
      <w:r w:rsidDel="00000000" w:rsidR="00000000" w:rsidRPr="00000000">
        <w:rPr>
          <w:color w:val="ff0000"/>
          <w:rtl w:val="0"/>
        </w:rPr>
        <w:t xml:space="preserve">Diskussion zur Brechung: Es ist nur die </w:t>
      </w:r>
      <w:r w:rsidDel="00000000" w:rsidR="00000000" w:rsidRPr="00000000">
        <w:rPr>
          <w:b w:val="1"/>
          <w:color w:val="ff0000"/>
          <w:rtl w:val="0"/>
        </w:rPr>
        <w:t xml:space="preserve">Normale </w:t>
      </w:r>
      <w:r w:rsidDel="00000000" w:rsidR="00000000" w:rsidRPr="00000000">
        <w:rPr>
          <w:color w:val="ff0000"/>
          <w:rtl w:val="0"/>
        </w:rPr>
        <w:t xml:space="preserve">am Schnittpunkt relevant und der </w:t>
      </w:r>
      <w:r w:rsidDel="00000000" w:rsidR="00000000" w:rsidRPr="00000000">
        <w:rPr>
          <w:b w:val="1"/>
          <w:color w:val="ff0000"/>
          <w:rtl w:val="0"/>
        </w:rPr>
        <w:t xml:space="preserve">Brechungsindex </w:t>
      </w:r>
      <w:r w:rsidDel="00000000" w:rsidR="00000000" w:rsidRPr="00000000">
        <w:rPr>
          <w:rtl w:val="0"/>
        </w:rPr>
      </w:r>
    </w:p>
    <w:p w:rsidR="00000000" w:rsidDel="00000000" w:rsidP="00000000" w:rsidRDefault="00000000" w:rsidRPr="00000000" w14:paraId="00000044">
      <w:pPr>
        <w:pageBreakBefore w:val="0"/>
        <w:rPr>
          <w:color w:val="ff0000"/>
        </w:rPr>
      </w:pPr>
      <w:r w:rsidDel="00000000" w:rsidR="00000000" w:rsidRPr="00000000">
        <w:rPr>
          <w:rtl w:val="0"/>
        </w:rPr>
      </w:r>
    </w:p>
    <w:p w:rsidR="00000000" w:rsidDel="00000000" w:rsidP="00000000" w:rsidRDefault="00000000" w:rsidRPr="00000000" w14:paraId="00000045">
      <w:pPr>
        <w:pageBreakBefore w:val="0"/>
        <w:rPr>
          <w:b w:val="1"/>
          <w:color w:val="ff0000"/>
        </w:rPr>
      </w:pPr>
      <w:commentRangeStart w:id="11"/>
      <w:r w:rsidDel="00000000" w:rsidR="00000000" w:rsidRPr="00000000">
        <w:rPr>
          <w:b w:val="1"/>
          <w:color w:val="ff0000"/>
          <w:rtl w:val="0"/>
        </w:rPr>
        <w:t xml:space="preserve">Im Diagramm oben fehlen Schattenstrahlen von den beiden diffusen Flächen!</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Style w:val="Heading3"/>
        <w:pageBreakBefore w:val="0"/>
        <w:rPr/>
      </w:pPr>
      <w:bookmarkStart w:colFirst="0" w:colLast="0" w:name="_dx6t65ywjg3u" w:id="10"/>
      <w:bookmarkEnd w:id="10"/>
      <w:r w:rsidDel="00000000" w:rsidR="00000000" w:rsidRPr="00000000">
        <w:rPr>
          <w:rtl w:val="0"/>
        </w:rPr>
        <w:t xml:space="preserve">b)</w:t>
      </w:r>
    </w:p>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Mat constants = …</w:t>
      </w:r>
    </w:p>
    <w:p w:rsidR="00000000" w:rsidDel="00000000" w:rsidP="00000000" w:rsidRDefault="00000000" w:rsidRPr="00000000" w14:paraId="0000004B">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C">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vec3 trace(Ray ray, float w = 1.0f) {</w:t>
      </w:r>
    </w:p>
    <w:p w:rsidR="00000000" w:rsidDel="00000000" w:rsidP="00000000" w:rsidRDefault="00000000" w:rsidRPr="00000000" w14:paraId="0000004D">
      <w:pPr>
        <w:pageBreakBefore w:val="0"/>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vec3 color = vec3(0); </w:t>
      </w:r>
    </w:p>
    <w:p w:rsidR="00000000" w:rsidDel="00000000" w:rsidP="00000000" w:rsidRDefault="00000000" w:rsidRPr="00000000" w14:paraId="0000004E">
      <w:pPr>
        <w:pageBreakBefore w:val="0"/>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Isect i = intersect(ray);</w:t>
      </w:r>
    </w:p>
    <w:p w:rsidR="00000000" w:rsidDel="00000000" w:rsidP="00000000" w:rsidRDefault="00000000" w:rsidRPr="00000000" w14:paraId="0000004F">
      <w:pPr>
        <w:pageBreakBefore w:val="0"/>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0">
      <w:pPr>
        <w:pageBreakBefore w:val="0"/>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if (!i.found)</w:t>
      </w:r>
    </w:p>
    <w:p w:rsidR="00000000" w:rsidDel="00000000" w:rsidP="00000000" w:rsidRDefault="00000000" w:rsidRPr="00000000" w14:paraId="00000051">
      <w:pPr>
        <w:pageBreakBefore w:val="0"/>
        <w:ind w:firstLine="720"/>
        <w:rPr>
          <w:rFonts w:ascii="Courier New" w:cs="Courier New" w:eastAsia="Courier New" w:hAnsi="Courier New"/>
        </w:rPr>
      </w:pPr>
      <w:r w:rsidDel="00000000" w:rsidR="00000000" w:rsidRPr="00000000">
        <w:rPr>
          <w:rFonts w:ascii="Courier New" w:cs="Courier New" w:eastAsia="Courier New" w:hAnsi="Courier New"/>
          <w:rtl w:val="0"/>
        </w:rPr>
        <w:tab/>
        <w:t xml:space="preserve">return color;</w:t>
      </w:r>
    </w:p>
    <w:p w:rsidR="00000000" w:rsidDel="00000000" w:rsidP="00000000" w:rsidRDefault="00000000" w:rsidRPr="00000000" w14:paraId="00000052">
      <w:pPr>
        <w:pageBreakBefore w:val="0"/>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3">
      <w:pPr>
        <w:pageBreakBefore w:val="0"/>
        <w:ind w:firstLine="720"/>
        <w:rPr>
          <w:rFonts w:ascii="Courier New" w:cs="Courier New" w:eastAsia="Courier New" w:hAnsi="Courier New"/>
        </w:rPr>
      </w:pPr>
      <w:commentRangeStart w:id="12"/>
      <w:commentRangeStart w:id="13"/>
      <w:r w:rsidDel="00000000" w:rsidR="00000000" w:rsidRPr="00000000">
        <w:rPr>
          <w:rFonts w:ascii="Courier New" w:cs="Courier New" w:eastAsia="Courier New" w:hAnsi="Courier New"/>
          <w:rtl w:val="0"/>
        </w:rPr>
        <w:t xml:space="preserve">color = w * shade(i, ray, l);</w:t>
      </w:r>
      <w:commentRangeEnd w:id="12"/>
      <w:r w:rsidDel="00000000" w:rsidR="00000000" w:rsidRPr="00000000">
        <w:commentReference w:id="12"/>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54">
      <w:pPr>
        <w:pageBreakBefore w:val="0"/>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5">
      <w:pPr>
        <w:pageBreakBefore w:val="0"/>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 deckt auch constants.k_r == 0 ab</w:t>
      </w:r>
    </w:p>
    <w:p w:rsidR="00000000" w:rsidDel="00000000" w:rsidP="00000000" w:rsidRDefault="00000000" w:rsidRPr="00000000" w14:paraId="00000056">
      <w:pPr>
        <w:pageBreakBefore w:val="0"/>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if (w * constants.k_r &gt;= epsilon) {</w:t>
      </w:r>
    </w:p>
    <w:p w:rsidR="00000000" w:rsidDel="00000000" w:rsidP="00000000" w:rsidRDefault="00000000" w:rsidRPr="00000000" w14:paraId="00000057">
      <w:pPr>
        <w:pageBreakBefore w:val="0"/>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Ray reflection = reflect(ray, i.N, i.P);</w:t>
      </w:r>
    </w:p>
    <w:p w:rsidR="00000000" w:rsidDel="00000000" w:rsidP="00000000" w:rsidRDefault="00000000" w:rsidRPr="00000000" w14:paraId="00000058">
      <w:pPr>
        <w:pageBreakBefore w:val="0"/>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color += trace(reflection, </w:t>
      </w:r>
      <w:commentRangeStart w:id="14"/>
      <w:r w:rsidDel="00000000" w:rsidR="00000000" w:rsidRPr="00000000">
        <w:rPr>
          <w:rFonts w:ascii="Courier New" w:cs="Courier New" w:eastAsia="Courier New" w:hAnsi="Courier New"/>
          <w:rtl w:val="0"/>
        </w:rPr>
        <w:t xml:space="preserve">w</w:t>
      </w:r>
      <w:commentRangeEnd w:id="14"/>
      <w:r w:rsidDel="00000000" w:rsidR="00000000" w:rsidRPr="00000000">
        <w:commentReference w:id="14"/>
      </w:r>
      <w:r w:rsidDel="00000000" w:rsidR="00000000" w:rsidRPr="00000000">
        <w:rPr>
          <w:rFonts w:ascii="Courier New" w:cs="Courier New" w:eastAsia="Courier New" w:hAnsi="Courier New"/>
          <w:rtl w:val="0"/>
        </w:rPr>
        <w:t xml:space="preserve"> * constants.k_r)</w:t>
      </w:r>
    </w:p>
    <w:p w:rsidR="00000000" w:rsidDel="00000000" w:rsidP="00000000" w:rsidRDefault="00000000" w:rsidRPr="00000000" w14:paraId="00000059">
      <w:pPr>
        <w:pageBreakBefore w:val="0"/>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5A">
      <w:pPr>
        <w:pageBreakBefore w:val="0"/>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B">
      <w:pPr>
        <w:pageBreakBefore w:val="0"/>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return color;</w:t>
      </w:r>
    </w:p>
    <w:p w:rsidR="00000000" w:rsidDel="00000000" w:rsidP="00000000" w:rsidRDefault="00000000" w:rsidRPr="00000000" w14:paraId="0000005C">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5D">
      <w:pPr>
        <w:pageBreakBefore w:val="0"/>
        <w:rPr/>
      </w:pPr>
      <w:r w:rsidDel="00000000" w:rsidR="00000000" w:rsidRPr="00000000">
        <w:rPr>
          <w:rtl w:val="0"/>
        </w:rPr>
      </w:r>
    </w:p>
    <w:p w:rsidR="00000000" w:rsidDel="00000000" w:rsidP="00000000" w:rsidRDefault="00000000" w:rsidRPr="00000000" w14:paraId="0000005E">
      <w:pPr>
        <w:pageBreakBefore w:val="0"/>
        <w:rPr/>
      </w:pPr>
      <w:r w:rsidDel="00000000" w:rsidR="00000000" w:rsidRPr="00000000">
        <w:rPr>
          <w:rtl w:val="0"/>
        </w:rPr>
      </w:r>
    </w:p>
    <w:p w:rsidR="00000000" w:rsidDel="00000000" w:rsidP="00000000" w:rsidRDefault="00000000" w:rsidRPr="00000000" w14:paraId="0000005F">
      <w:pPr>
        <w:pageBreakBefore w:val="0"/>
        <w:rPr/>
      </w:pPr>
      <w:r w:rsidDel="00000000" w:rsidR="00000000" w:rsidRPr="00000000">
        <w:rPr>
          <w:rtl w:val="0"/>
        </w:rPr>
      </w:r>
    </w:p>
    <w:p w:rsidR="00000000" w:rsidDel="00000000" w:rsidP="00000000" w:rsidRDefault="00000000" w:rsidRPr="00000000" w14:paraId="00000060">
      <w:pPr>
        <w:pStyle w:val="Heading2"/>
        <w:pageBreakBefore w:val="0"/>
        <w:rPr/>
      </w:pPr>
      <w:bookmarkStart w:colFirst="0" w:colLast="0" w:name="_fuzvyshoqhfa" w:id="11"/>
      <w:bookmarkEnd w:id="11"/>
      <w:r w:rsidDel="00000000" w:rsidR="00000000" w:rsidRPr="00000000">
        <w:rPr>
          <w:rtl w:val="0"/>
        </w:rPr>
        <w:t xml:space="preserve">Aufgabe 4</w:t>
      </w:r>
    </w:p>
    <w:p w:rsidR="00000000" w:rsidDel="00000000" w:rsidP="00000000" w:rsidRDefault="00000000" w:rsidRPr="00000000" w14:paraId="00000061">
      <w:pPr>
        <w:pageBreakBefore w:val="0"/>
        <w:rPr/>
      </w:pPr>
      <w:r w:rsidDel="00000000" w:rsidR="00000000" w:rsidRPr="00000000">
        <w:rPr>
          <w:rtl w:val="0"/>
        </w:rPr>
      </w:r>
    </w:p>
    <w:p w:rsidR="00000000" w:rsidDel="00000000" w:rsidP="00000000" w:rsidRDefault="00000000" w:rsidRPr="00000000" w14:paraId="00000062">
      <w:pPr>
        <w:pStyle w:val="Heading3"/>
        <w:pageBreakBefore w:val="0"/>
        <w:rPr/>
      </w:pPr>
      <w:bookmarkStart w:colFirst="0" w:colLast="0" w:name="_tomnryd2xr4q" w:id="12"/>
      <w:bookmarkEnd w:id="12"/>
      <w:r w:rsidDel="00000000" w:rsidR="00000000" w:rsidRPr="00000000">
        <w:rPr>
          <w:rtl w:val="0"/>
        </w:rPr>
        <w:t xml:space="preserve">a)</w:t>
      </w:r>
    </w:p>
    <w:p w:rsidR="00000000" w:rsidDel="00000000" w:rsidP="00000000" w:rsidRDefault="00000000" w:rsidRPr="00000000" w14:paraId="00000063">
      <w:pPr>
        <w:pageBreakBefore w:val="0"/>
        <w:rPr/>
      </w:pPr>
      <w:r w:rsidDel="00000000" w:rsidR="00000000" w:rsidRPr="00000000">
        <w:rPr>
          <w:rtl w:val="0"/>
        </w:rPr>
      </w:r>
    </w:p>
    <w:p w:rsidR="00000000" w:rsidDel="00000000" w:rsidP="00000000" w:rsidRDefault="00000000" w:rsidRPr="00000000" w14:paraId="00000064">
      <w:pPr>
        <w:pageBreakBefore w:val="0"/>
        <w:rPr/>
      </w:pPr>
      <w:r w:rsidDel="00000000" w:rsidR="00000000" w:rsidRPr="00000000">
        <w:rPr>
          <w:rtl w:val="0"/>
        </w:rPr>
        <w:t xml:space="preserve">Spatial Median: BVH 1</w:t>
      </w:r>
    </w:p>
    <w:p w:rsidR="00000000" w:rsidDel="00000000" w:rsidP="00000000" w:rsidRDefault="00000000" w:rsidRPr="00000000" w14:paraId="00000065">
      <w:pPr>
        <w:pageBreakBefore w:val="0"/>
        <w:rPr/>
      </w:pPr>
      <w:r w:rsidDel="00000000" w:rsidR="00000000" w:rsidRPr="00000000">
        <w:rPr>
          <w:rtl w:val="0"/>
        </w:rPr>
        <w:t xml:space="preserve">Object Median: BVH 2</w:t>
      </w:r>
    </w:p>
    <w:p w:rsidR="00000000" w:rsidDel="00000000" w:rsidP="00000000" w:rsidRDefault="00000000" w:rsidRPr="00000000" w14:paraId="00000066">
      <w:pPr>
        <w:pageBreakBefore w:val="0"/>
        <w:rPr/>
      </w:pPr>
      <w:r w:rsidDel="00000000" w:rsidR="00000000" w:rsidRPr="00000000">
        <w:rPr>
          <w:rtl w:val="0"/>
        </w:rPr>
      </w:r>
    </w:p>
    <w:p w:rsidR="00000000" w:rsidDel="00000000" w:rsidP="00000000" w:rsidRDefault="00000000" w:rsidRPr="00000000" w14:paraId="00000067">
      <w:pPr>
        <w:pStyle w:val="Heading3"/>
        <w:pageBreakBefore w:val="0"/>
        <w:rPr/>
      </w:pPr>
      <w:bookmarkStart w:colFirst="0" w:colLast="0" w:name="_sxmdza4027zh" w:id="13"/>
      <w:bookmarkEnd w:id="13"/>
      <w:r w:rsidDel="00000000" w:rsidR="00000000" w:rsidRPr="00000000">
        <w:rPr>
          <w:rtl w:val="0"/>
        </w:rPr>
        <w:t xml:space="preserve">b)</w:t>
      </w:r>
    </w:p>
    <w:p w:rsidR="00000000" w:rsidDel="00000000" w:rsidP="00000000" w:rsidRDefault="00000000" w:rsidRPr="00000000" w14:paraId="00000068">
      <w:pPr>
        <w:pageBreakBefore w:val="0"/>
        <w:rPr/>
      </w:pPr>
      <w:r w:rsidDel="00000000" w:rsidR="00000000" w:rsidRPr="00000000">
        <w:rPr>
          <w:rtl w:val="0"/>
        </w:rPr>
      </w:r>
    </w:p>
    <w:p w:rsidR="00000000" w:rsidDel="00000000" w:rsidP="00000000" w:rsidRDefault="00000000" w:rsidRPr="00000000" w14:paraId="00000069">
      <w:pPr>
        <w:pageBreakBefore w:val="0"/>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3825"/>
        <w:gridCol w:w="3780"/>
        <w:tblGridChange w:id="0">
          <w:tblGrid>
            <w:gridCol w:w="1755"/>
            <w:gridCol w:w="3825"/>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Strahl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BVH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BVH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ACD2,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ACE34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15"/>
            <w:r w:rsidDel="00000000" w:rsidR="00000000" w:rsidRPr="00000000">
              <w:rPr>
                <w:rtl w:val="0"/>
              </w:rPr>
              <w:t xml:space="preserve">(3 vor 4 da es das linke Kind ist)</w:t>
            </w:r>
            <w:commentRangeEnd w:id="15"/>
            <w:r w:rsidDel="00000000" w:rsidR="00000000" w:rsidRPr="00000000">
              <w:commentReference w:id="15"/>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AC34</w:t>
            </w:r>
          </w:p>
        </w:tc>
      </w:tr>
    </w:tbl>
    <w:p w:rsidR="00000000" w:rsidDel="00000000" w:rsidP="00000000" w:rsidRDefault="00000000" w:rsidRPr="00000000" w14:paraId="00000074">
      <w:pPr>
        <w:pageBreakBefore w:val="0"/>
        <w:rPr/>
      </w:pPr>
      <w:r w:rsidDel="00000000" w:rsidR="00000000" w:rsidRPr="00000000">
        <w:rPr>
          <w:rtl w:val="0"/>
        </w:rPr>
      </w:r>
    </w:p>
    <w:p w:rsidR="00000000" w:rsidDel="00000000" w:rsidP="00000000" w:rsidRDefault="00000000" w:rsidRPr="00000000" w14:paraId="00000075">
      <w:pPr>
        <w:pageBreakBefore w:val="0"/>
        <w:rPr/>
      </w:pPr>
      <w:r w:rsidDel="00000000" w:rsidR="00000000" w:rsidRPr="00000000">
        <w:rPr>
          <w:rtl w:val="0"/>
        </w:rPr>
      </w:r>
    </w:p>
    <w:p w:rsidR="00000000" w:rsidDel="00000000" w:rsidP="00000000" w:rsidRDefault="00000000" w:rsidRPr="00000000" w14:paraId="00000076">
      <w:pPr>
        <w:pStyle w:val="Heading3"/>
        <w:pageBreakBefore w:val="0"/>
        <w:rPr/>
      </w:pPr>
      <w:bookmarkStart w:colFirst="0" w:colLast="0" w:name="_whrp9w9wynu6" w:id="14"/>
      <w:bookmarkEnd w:id="14"/>
      <w:r w:rsidDel="00000000" w:rsidR="00000000" w:rsidRPr="00000000">
        <w:rPr>
          <w:rtl w:val="0"/>
        </w:rPr>
        <w:t xml:space="preserve">c)</w:t>
      </w:r>
    </w:p>
    <w:p w:rsidR="00000000" w:rsidDel="00000000" w:rsidP="00000000" w:rsidRDefault="00000000" w:rsidRPr="00000000" w14:paraId="00000077">
      <w:pPr>
        <w:pageBreakBefore w:val="0"/>
        <w:rPr/>
      </w:pPr>
      <w:r w:rsidDel="00000000" w:rsidR="00000000" w:rsidRPr="00000000">
        <w:rPr>
          <w:rtl w:val="0"/>
        </w:rPr>
      </w:r>
    </w:p>
    <w:p w:rsidR="00000000" w:rsidDel="00000000" w:rsidP="00000000" w:rsidRDefault="00000000" w:rsidRPr="00000000" w14:paraId="00000078">
      <w:pPr>
        <w:pageBreakBefore w:val="0"/>
        <w:rPr/>
      </w:pPr>
      <w:commentRangeStart w:id="16"/>
      <w:commentRangeStart w:id="17"/>
      <w:r w:rsidDel="00000000" w:rsidR="00000000" w:rsidRPr="00000000">
        <w:rPr>
          <w:rtl w:val="0"/>
        </w:rPr>
        <w:t xml:space="preserve">BVH</w:t>
      </w:r>
      <w:commentRangeEnd w:id="16"/>
      <w:r w:rsidDel="00000000" w:rsidR="00000000" w:rsidRPr="00000000">
        <w:commentReference w:id="16"/>
      </w:r>
      <w:commentRangeEnd w:id="17"/>
      <w:r w:rsidDel="00000000" w:rsidR="00000000" w:rsidRPr="00000000">
        <w:commentReference w:id="17"/>
      </w:r>
      <w:r w:rsidDel="00000000" w:rsidR="00000000" w:rsidRPr="00000000">
        <w:rPr>
          <w:rtl w:val="0"/>
        </w:rPr>
        <w:t xml:space="preserve"> 1: Die Aufteilung dauert nur O(n log n)</w:t>
      </w:r>
    </w:p>
    <w:p w:rsidR="00000000" w:rsidDel="00000000" w:rsidP="00000000" w:rsidRDefault="00000000" w:rsidRPr="00000000" w14:paraId="00000079">
      <w:pPr>
        <w:pageBreakBefore w:val="0"/>
        <w:rPr/>
      </w:pPr>
      <w:r w:rsidDel="00000000" w:rsidR="00000000" w:rsidRPr="00000000">
        <w:rPr>
          <w:rtl w:val="0"/>
        </w:rPr>
        <w:t xml:space="preserve">BVH 2: Die Traversierung geht im Durchschnitt schneller, da der Baum flacher ist</w:t>
        <w:br w:type="textWrapping"/>
      </w:r>
    </w:p>
    <w:p w:rsidR="00000000" w:rsidDel="00000000" w:rsidP="00000000" w:rsidRDefault="00000000" w:rsidRPr="00000000" w14:paraId="0000007A">
      <w:pPr>
        <w:pageBreakBefore w:val="0"/>
        <w:rPr/>
      </w:pPr>
      <w:r w:rsidDel="00000000" w:rsidR="00000000" w:rsidRPr="00000000">
        <w:rPr>
          <w:rtl w:val="0"/>
        </w:rPr>
      </w:r>
    </w:p>
    <w:p w:rsidR="00000000" w:rsidDel="00000000" w:rsidP="00000000" w:rsidRDefault="00000000" w:rsidRPr="00000000" w14:paraId="0000007B">
      <w:pPr>
        <w:pageBreakBefore w:val="0"/>
        <w:rPr/>
      </w:pPr>
      <w:r w:rsidDel="00000000" w:rsidR="00000000" w:rsidRPr="00000000">
        <w:rPr>
          <w:rtl w:val="0"/>
        </w:rPr>
      </w:r>
    </w:p>
    <w:p w:rsidR="00000000" w:rsidDel="00000000" w:rsidP="00000000" w:rsidRDefault="00000000" w:rsidRPr="00000000" w14:paraId="0000007C">
      <w:pPr>
        <w:pStyle w:val="Heading2"/>
        <w:pageBreakBefore w:val="0"/>
        <w:rPr/>
      </w:pPr>
      <w:bookmarkStart w:colFirst="0" w:colLast="0" w:name="_93coktlgzx40" w:id="15"/>
      <w:bookmarkEnd w:id="15"/>
      <w:r w:rsidDel="00000000" w:rsidR="00000000" w:rsidRPr="00000000">
        <w:rPr>
          <w:rtl w:val="0"/>
        </w:rPr>
        <w:t xml:space="preserve">Aufgabe 5</w:t>
      </w:r>
    </w:p>
    <w:p w:rsidR="00000000" w:rsidDel="00000000" w:rsidP="00000000" w:rsidRDefault="00000000" w:rsidRPr="00000000" w14:paraId="0000007D">
      <w:pPr>
        <w:pageBreakBefore w:val="0"/>
        <w:rPr/>
      </w:pPr>
      <w:r w:rsidDel="00000000" w:rsidR="00000000" w:rsidRPr="00000000">
        <w:rPr>
          <w:rtl w:val="0"/>
        </w:rPr>
      </w:r>
    </w:p>
    <w:p w:rsidR="00000000" w:rsidDel="00000000" w:rsidP="00000000" w:rsidRDefault="00000000" w:rsidRPr="00000000" w14:paraId="0000007E">
      <w:pPr>
        <w:pStyle w:val="Heading3"/>
        <w:pageBreakBefore w:val="0"/>
        <w:rPr/>
      </w:pPr>
      <w:bookmarkStart w:colFirst="0" w:colLast="0" w:name="_7yec6awc54vg" w:id="16"/>
      <w:bookmarkEnd w:id="16"/>
      <w:r w:rsidDel="00000000" w:rsidR="00000000" w:rsidRPr="00000000">
        <w:rPr>
          <w:rtl w:val="0"/>
        </w:rPr>
        <w:t xml:space="preserve">a)</w:t>
      </w:r>
    </w:p>
    <w:p w:rsidR="00000000" w:rsidDel="00000000" w:rsidP="00000000" w:rsidRDefault="00000000" w:rsidRPr="00000000" w14:paraId="0000007F">
      <w:pPr>
        <w:pageBreakBefore w:val="0"/>
        <w:rPr/>
      </w:pPr>
      <w:commentRangeStart w:id="18"/>
      <w:commentRangeStart w:id="19"/>
      <w:r w:rsidDel="00000000" w:rsidR="00000000" w:rsidRPr="00000000">
        <w:rPr>
          <w:rtl w:val="0"/>
        </w:rPr>
        <w:t xml:space="preserve">p = c + λA*(a - c) + λB*(b - c)</w:t>
      </w:r>
      <w:commentRangeEnd w:id="18"/>
      <w:r w:rsidDel="00000000" w:rsidR="00000000" w:rsidRPr="00000000">
        <w:commentReference w:id="18"/>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80">
      <w:pPr>
        <w:pageBreakBefore w:val="0"/>
        <w:rPr>
          <w:sz w:val="24"/>
          <w:szCs w:val="24"/>
        </w:rPr>
      </w:pPr>
      <w:r w:rsidDel="00000000" w:rsidR="00000000" w:rsidRPr="00000000">
        <w:rPr>
          <w:rtl w:val="0"/>
        </w:rPr>
      </w:r>
    </w:p>
    <w:p w:rsidR="00000000" w:rsidDel="00000000" w:rsidP="00000000" w:rsidRDefault="00000000" w:rsidRPr="00000000" w14:paraId="00000081">
      <w:pPr>
        <w:pageBreakBefore w:val="0"/>
        <w:rPr/>
      </w:pPr>
      <w:r w:rsidDel="00000000" w:rsidR="00000000" w:rsidRPr="00000000">
        <w:rPr>
          <w:rtl w:val="0"/>
        </w:rPr>
        <w:t xml:space="preserve">Siehe Folie </w:t>
      </w:r>
      <w:r w:rsidDel="00000000" w:rsidR="00000000" w:rsidRPr="00000000">
        <w:rPr>
          <w:rtl w:val="0"/>
        </w:rPr>
        <w:t xml:space="preserve">04/29</w:t>
      </w:r>
    </w:p>
    <w:p w:rsidR="00000000" w:rsidDel="00000000" w:rsidP="00000000" w:rsidRDefault="00000000" w:rsidRPr="00000000" w14:paraId="00000082">
      <w:pPr>
        <w:pageBreakBefore w:val="0"/>
        <w:rPr/>
      </w:pPr>
      <w:r w:rsidDel="00000000" w:rsidR="00000000" w:rsidRPr="00000000">
        <w:rPr>
          <w:rtl w:val="0"/>
        </w:rPr>
      </w:r>
    </w:p>
    <w:p w:rsidR="00000000" w:rsidDel="00000000" w:rsidP="00000000" w:rsidRDefault="00000000" w:rsidRPr="00000000" w14:paraId="00000083">
      <w:pPr>
        <w:pageBreakBefore w:val="0"/>
        <w:rPr/>
      </w:pPr>
      <m:oMath>
        <m:f>
          <m:fPr>
            <m:ctrlPr>
              <w:rPr/>
            </m:ctrlPr>
          </m:fPr>
          <m:num>
            <m:r>
              <w:rPr/>
              <m:t xml:space="preserve">s</m:t>
            </m:r>
          </m:num>
          <m:den>
            <m:r>
              <w:rPr/>
              <m:t xml:space="preserve">t</m:t>
            </m:r>
          </m:den>
        </m:f>
        <m:r>
          <w:rPr/>
          <m:t xml:space="preserve">=</m:t>
        </m:r>
        <m:sSub>
          <m:sSubPr>
            <m:ctrlPr>
              <w:rPr/>
            </m:ctrlPr>
          </m:sSubPr>
          <m:e>
            <m:r>
              <w:rPr/>
              <m:t>λ</m:t>
            </m:r>
          </m:e>
          <m:sub>
            <m:r>
              <w:rPr/>
              <m:t xml:space="preserve">A</m:t>
            </m:r>
          </m:sub>
        </m:sSub>
        <m:r>
          <w:rPr/>
          <m:t>⋅</m:t>
        </m:r>
        <m:r>
          <w:rPr/>
          <m:t xml:space="preserve">a+</m:t>
        </m:r>
        <m:sSub>
          <m:sSubPr>
            <m:ctrlPr>
              <w:rPr/>
            </m:ctrlPr>
          </m:sSubPr>
          <m:e>
            <m:r>
              <w:rPr/>
              <m:t>λ</m:t>
            </m:r>
          </m:e>
          <m:sub>
            <m:r>
              <w:rPr/>
              <m:t xml:space="preserve">b</m:t>
            </m:r>
          </m:sub>
        </m:sSub>
        <m:r>
          <w:rPr/>
          <m:t>⋅</m:t>
        </m:r>
        <m:r>
          <w:rPr/>
          <m:t xml:space="preserve">b+(1-</m:t>
        </m:r>
        <m:sSub>
          <m:sSubPr>
            <m:ctrlPr>
              <w:rPr/>
            </m:ctrlPr>
          </m:sSubPr>
          <m:e>
            <m:r>
              <w:rPr/>
              <m:t>λ</m:t>
            </m:r>
          </m:e>
          <m:sub>
            <m:r>
              <w:rPr/>
              <m:t xml:space="preserve">A</m:t>
            </m:r>
          </m:sub>
        </m:sSub>
        <m:r>
          <w:rPr/>
          <m:t xml:space="preserve">-</m:t>
        </m:r>
        <m:sSub>
          <m:sSubPr>
            <m:ctrlPr>
              <w:rPr/>
            </m:ctrlPr>
          </m:sSubPr>
          <m:e>
            <m:r>
              <w:rPr/>
              <m:t>λ</m:t>
            </m:r>
          </m:e>
          <m:sub>
            <m:r>
              <w:rPr/>
              <m:t xml:space="preserve">b</m:t>
            </m:r>
          </m:sub>
        </m:sSub>
        <m:r>
          <w:rPr/>
          <m:t xml:space="preserve">)</m:t>
        </m:r>
        <m:r>
          <w:rPr/>
          <m:t>⋅</m:t>
        </m:r>
        <m:r>
          <w:rPr/>
          <m:t xml:space="preserve">c</m:t>
        </m:r>
      </m:oMath>
      <w:r w:rsidDel="00000000" w:rsidR="00000000" w:rsidRPr="00000000">
        <w:rPr>
          <w:rtl w:val="0"/>
        </w:rPr>
      </w:r>
    </w:p>
    <w:p w:rsidR="00000000" w:rsidDel="00000000" w:rsidP="00000000" w:rsidRDefault="00000000" w:rsidRPr="00000000" w14:paraId="00000084">
      <w:pPr>
        <w:pageBreakBefore w:val="0"/>
        <w:rPr/>
      </w:pPr>
      <w:r w:rsidDel="00000000" w:rsidR="00000000" w:rsidRPr="00000000">
        <w:rPr>
          <w:rtl w:val="0"/>
        </w:rPr>
      </w:r>
    </w:p>
    <w:p w:rsidR="00000000" w:rsidDel="00000000" w:rsidP="00000000" w:rsidRDefault="00000000" w:rsidRPr="00000000" w14:paraId="00000085">
      <w:pPr>
        <w:pStyle w:val="Heading3"/>
        <w:pageBreakBefore w:val="0"/>
        <w:rPr/>
      </w:pPr>
      <w:bookmarkStart w:colFirst="0" w:colLast="0" w:name="_bv4fpqgr2grx" w:id="17"/>
      <w:bookmarkEnd w:id="17"/>
      <w:r w:rsidDel="00000000" w:rsidR="00000000" w:rsidRPr="00000000">
        <w:rPr>
          <w:rtl w:val="0"/>
        </w:rPr>
        <w:t xml:space="preserve">b)</w:t>
      </w:r>
    </w:p>
    <w:p w:rsidR="00000000" w:rsidDel="00000000" w:rsidP="00000000" w:rsidRDefault="00000000" w:rsidRPr="00000000" w14:paraId="00000086">
      <w:pPr>
        <w:rPr>
          <w:shd w:fill="d9ead3" w:val="clear"/>
        </w:rPr>
      </w:pPr>
      <m:oMath>
        <m:sSub>
          <m:sSubPr>
            <m:ctrlPr>
              <w:rPr>
                <w:shd w:fill="d9ead3" w:val="clear"/>
              </w:rPr>
            </m:ctrlPr>
          </m:sSubPr>
          <m:e>
            <m:r>
              <w:rPr>
                <w:shd w:fill="d9ead3" w:val="clear"/>
              </w:rPr>
              <m:t xml:space="preserve">c</m:t>
            </m:r>
          </m:e>
          <m:sub>
            <m:r>
              <w:rPr>
                <w:shd w:fill="d9ead3" w:val="clear"/>
              </w:rPr>
              <m:t xml:space="preserve">NN</m:t>
            </m:r>
          </m:sub>
        </m:sSub>
        <m:d>
          <m:dPr>
            <m:begChr m:val="("/>
            <m:endChr m:val=")"/>
            <m:ctrlPr>
              <w:rPr>
                <w:shd w:fill="d9ead3" w:val="clear"/>
              </w:rPr>
            </m:ctrlPr>
          </m:dPr>
          <m:e>
            <m:r>
              <w:rPr>
                <w:shd w:fill="d9ead3" w:val="clear"/>
              </w:rPr>
              <m:t xml:space="preserve">P</m:t>
            </m:r>
          </m:e>
        </m:d>
        <m:r>
          <w:rPr>
            <w:shd w:fill="d9ead3" w:val="clear"/>
          </w:rPr>
          <m:t xml:space="preserve">=80</m:t>
        </m:r>
      </m:oMath>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ageBreakBefore w:val="0"/>
        <w:rPr/>
      </w:pPr>
      <w:r w:rsidDel="00000000" w:rsidR="00000000" w:rsidRPr="00000000">
        <w:rPr>
          <w:rtl w:val="0"/>
        </w:rPr>
        <w:t xml:space="preserve">a = 0.5</w:t>
      </w:r>
    </w:p>
    <w:p w:rsidR="00000000" w:rsidDel="00000000" w:rsidP="00000000" w:rsidRDefault="00000000" w:rsidRPr="00000000" w14:paraId="00000089">
      <w:pPr>
        <w:pageBreakBefore w:val="0"/>
        <w:rPr>
          <w:shd w:fill="f4cccc" w:val="clear"/>
        </w:rPr>
      </w:pPr>
      <w:commentRangeStart w:id="20"/>
      <w:commentRangeStart w:id="21"/>
      <w:r w:rsidDel="00000000" w:rsidR="00000000" w:rsidRPr="00000000">
        <w:rPr>
          <w:shd w:fill="f4cccc" w:val="clear"/>
          <w:rtl w:val="0"/>
        </w:rPr>
        <w:t xml:space="preserve">b = 1 - (5/8 - 0.25) / 0.5 = 0.25</w:t>
      </w:r>
      <w:commentRangeEnd w:id="20"/>
      <w:r w:rsidDel="00000000" w:rsidR="00000000" w:rsidRPr="00000000">
        <w:commentReference w:id="20"/>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8A">
      <w:pPr>
        <w:pageBreakBefore w:val="0"/>
        <w:rPr>
          <w:shd w:fill="f4cccc" w:val="clear"/>
        </w:rPr>
      </w:pPr>
      <w:r w:rsidDel="00000000" w:rsidR="00000000" w:rsidRPr="00000000">
        <w:rPr>
          <w:shd w:fill="f4cccc" w:val="clear"/>
          <w:rtl w:val="0"/>
        </w:rPr>
        <w:t xml:space="preserve">t12 = (1-a)*80 + a*80 = 80</w:t>
      </w:r>
    </w:p>
    <w:p w:rsidR="00000000" w:rsidDel="00000000" w:rsidP="00000000" w:rsidRDefault="00000000" w:rsidRPr="00000000" w14:paraId="0000008B">
      <w:pPr>
        <w:pageBreakBefore w:val="0"/>
        <w:rPr>
          <w:shd w:fill="f4cccc" w:val="clear"/>
        </w:rPr>
      </w:pPr>
      <w:r w:rsidDel="00000000" w:rsidR="00000000" w:rsidRPr="00000000">
        <w:rPr>
          <w:shd w:fill="f4cccc" w:val="clear"/>
          <w:rtl w:val="0"/>
        </w:rPr>
        <w:t xml:space="preserve">t34 = (1-a)*0 + a*0 = 0</w:t>
      </w:r>
    </w:p>
    <w:p w:rsidR="00000000" w:rsidDel="00000000" w:rsidP="00000000" w:rsidRDefault="00000000" w:rsidRPr="00000000" w14:paraId="0000008C">
      <w:pPr>
        <w:pageBreakBefore w:val="0"/>
        <w:rPr>
          <w:shd w:fill="f4cccc" w:val="clear"/>
        </w:rPr>
      </w:pPr>
      <w:r w:rsidDel="00000000" w:rsidR="00000000" w:rsidRPr="00000000">
        <w:rPr>
          <w:shd w:fill="f4cccc" w:val="clear"/>
          <w:rtl w:val="0"/>
        </w:rPr>
        <w:t xml:space="preserve">CBL(P) = (1-b)*t12 + b*t34 = 0.75*80 + 0.25*0 = </w:t>
      </w:r>
      <w:r w:rsidDel="00000000" w:rsidR="00000000" w:rsidRPr="00000000">
        <w:rPr>
          <w:shd w:fill="f4cccc" w:val="clear"/>
          <w:rtl w:val="0"/>
        </w:rPr>
        <w:t xml:space="preserve">60</w:t>
      </w:r>
    </w:p>
    <w:p w:rsidR="00000000" w:rsidDel="00000000" w:rsidP="00000000" w:rsidRDefault="00000000" w:rsidRPr="00000000" w14:paraId="0000008D">
      <w:pPr>
        <w:pageBreakBefore w:val="0"/>
        <w:rPr>
          <w:shd w:fill="f4cccc" w:val="clear"/>
        </w:rPr>
      </w:pPr>
      <w:r w:rsidDel="00000000" w:rsidR="00000000" w:rsidRPr="00000000">
        <w:rPr>
          <w:rtl w:val="0"/>
        </w:rPr>
      </w:r>
    </w:p>
    <w:p w:rsidR="00000000" w:rsidDel="00000000" w:rsidP="00000000" w:rsidRDefault="00000000" w:rsidRPr="00000000" w14:paraId="0000008E">
      <w:pPr>
        <w:rPr/>
      </w:pPr>
      <m:oMath>
        <m:r>
          <w:rPr/>
          <m:t xml:space="preserve">a=</m:t>
        </m:r>
        <m:f>
          <m:fPr>
            <m:ctrlPr>
              <w:rPr/>
            </m:ctrlPr>
          </m:fPr>
          <m:num>
            <m:r>
              <w:rPr/>
              <m:t xml:space="preserve">1</m:t>
            </m:r>
          </m:num>
          <m:den>
            <m:r>
              <w:rPr/>
              <m:t xml:space="preserve">2</m:t>
            </m:r>
          </m:den>
        </m:f>
      </m:oMath>
      <w:r w:rsidDel="00000000" w:rsidR="00000000" w:rsidRPr="00000000">
        <w:rPr>
          <w:rtl w:val="0"/>
        </w:rPr>
      </w:r>
    </w:p>
    <w:p w:rsidR="00000000" w:rsidDel="00000000" w:rsidP="00000000" w:rsidRDefault="00000000" w:rsidRPr="00000000" w14:paraId="0000008F">
      <w:pPr>
        <w:rPr/>
      </w:pPr>
      <m:oMath>
        <m:r>
          <w:rPr/>
          <m:t xml:space="preserve">b=1-</m:t>
        </m:r>
        <m:f>
          <m:fPr>
            <m:ctrlPr>
              <w:rPr/>
            </m:ctrlPr>
          </m:fPr>
          <m:num>
            <m:r>
              <w:rPr/>
              <m:t xml:space="preserve">5</m:t>
            </m:r>
          </m:num>
          <m:den>
            <m:r>
              <w:rPr/>
              <m:t xml:space="preserve">8</m:t>
            </m:r>
          </m:den>
        </m:f>
        <m:r>
          <w:rPr/>
          <m:t xml:space="preserve">=</m:t>
        </m:r>
        <m:f>
          <m:fPr>
            <m:ctrlPr>
              <w:rPr/>
            </m:ctrlPr>
          </m:fPr>
          <m:num>
            <m:r>
              <w:rPr/>
              <m:t xml:space="preserve">3</m:t>
            </m:r>
          </m:num>
          <m:den>
            <m:r>
              <w:rPr/>
              <m:t xml:space="preserve">8</m:t>
            </m:r>
          </m:den>
        </m:f>
      </m:oMath>
      <w:r w:rsidDel="00000000" w:rsidR="00000000" w:rsidRPr="00000000">
        <w:rPr>
          <w:rtl w:val="0"/>
        </w:rPr>
      </w:r>
    </w:p>
    <w:p w:rsidR="00000000" w:rsidDel="00000000" w:rsidP="00000000" w:rsidRDefault="00000000" w:rsidRPr="00000000" w14:paraId="00000090">
      <w:pPr>
        <w:rPr/>
      </w:pPr>
      <m:oMath>
        <m:sSub>
          <m:sSubPr>
            <m:ctrlPr>
              <w:rPr/>
            </m:ctrlPr>
          </m:sSubPr>
          <m:e>
            <m:r>
              <w:rPr/>
              <m:t xml:space="preserve">t</m:t>
            </m:r>
          </m:e>
          <m:sub>
            <m:r>
              <w:rPr/>
              <m:t xml:space="preserve">12</m:t>
            </m:r>
          </m:sub>
        </m:sSub>
        <m:r>
          <w:rPr/>
          <m:t xml:space="preserve">=</m:t>
        </m:r>
        <m:d>
          <m:dPr>
            <m:begChr m:val="("/>
            <m:endChr m:val=")"/>
            <m:ctrlPr>
              <w:rPr/>
            </m:ctrlPr>
          </m:dPr>
          <m:e>
            <m:r>
              <w:rPr/>
              <m:t xml:space="preserve">1-a</m:t>
            </m:r>
          </m:e>
        </m:d>
        <m:r>
          <w:rPr/>
          <m:t>⋅</m:t>
        </m:r>
        <m:r>
          <w:rPr/>
          <m:t xml:space="preserve">80+a</m:t>
        </m:r>
        <m:r>
          <w:rPr/>
          <m:t>⋅</m:t>
        </m:r>
        <m:r>
          <w:rPr/>
          <m:t xml:space="preserve">80=80</m:t>
        </m:r>
      </m:oMath>
      <w:r w:rsidDel="00000000" w:rsidR="00000000" w:rsidRPr="00000000">
        <w:rPr>
          <w:rtl w:val="0"/>
        </w:rPr>
      </w:r>
    </w:p>
    <w:p w:rsidR="00000000" w:rsidDel="00000000" w:rsidP="00000000" w:rsidRDefault="00000000" w:rsidRPr="00000000" w14:paraId="00000091">
      <w:pPr>
        <w:rPr/>
      </w:pPr>
      <m:oMath>
        <m:sSub>
          <m:sSubPr>
            <m:ctrlPr>
              <w:rPr/>
            </m:ctrlPr>
          </m:sSubPr>
          <m:e>
            <m:r>
              <w:rPr/>
              <m:t xml:space="preserve">t</m:t>
            </m:r>
          </m:e>
          <m:sub>
            <m:r>
              <w:rPr/>
              <m:t xml:space="preserve">34</m:t>
            </m:r>
          </m:sub>
        </m:sSub>
        <m:r>
          <w:rPr/>
          <m:t xml:space="preserve">=</m:t>
        </m:r>
        <m:d>
          <m:dPr>
            <m:begChr m:val="("/>
            <m:endChr m:val=")"/>
            <m:ctrlPr>
              <w:rPr/>
            </m:ctrlPr>
          </m:dPr>
          <m:e>
            <m:r>
              <w:rPr/>
              <m:t xml:space="preserve">1-a</m:t>
            </m:r>
          </m:e>
        </m:d>
        <m:r>
          <w:rPr/>
          <m:t>⋅</m:t>
        </m:r>
        <m:r>
          <w:rPr/>
          <m:t xml:space="preserve">0+a</m:t>
        </m:r>
        <m:r>
          <w:rPr/>
          <m:t>⋅</m:t>
        </m:r>
        <m:r>
          <w:rPr/>
          <m:t xml:space="preserve">0=0</m:t>
        </m:r>
      </m:oMath>
      <w:r w:rsidDel="00000000" w:rsidR="00000000" w:rsidRPr="00000000">
        <w:rPr>
          <w:rtl w:val="0"/>
        </w:rPr>
      </w:r>
    </w:p>
    <w:p w:rsidR="00000000" w:rsidDel="00000000" w:rsidP="00000000" w:rsidRDefault="00000000" w:rsidRPr="00000000" w14:paraId="00000092">
      <w:pPr>
        <w:rPr/>
      </w:pPr>
      <m:oMath>
        <m:sSub>
          <m:sSubPr>
            <m:ctrlPr>
              <w:rPr/>
            </m:ctrlPr>
          </m:sSubPr>
          <m:e>
            <m:r>
              <w:rPr/>
              <m:t xml:space="preserve">c</m:t>
            </m:r>
          </m:e>
          <m:sub>
            <m:r>
              <w:rPr/>
              <m:t xml:space="preserve">BL</m:t>
            </m:r>
          </m:sub>
        </m:sSub>
        <m:r>
          <w:rPr/>
          <m:t xml:space="preserve">(P)=</m:t>
        </m:r>
        <m:d>
          <m:dPr>
            <m:begChr m:val="("/>
            <m:endChr m:val=")"/>
            <m:ctrlPr>
              <w:rPr/>
            </m:ctrlPr>
          </m:dPr>
          <m:e>
            <m:r>
              <w:rPr/>
              <m:t xml:space="preserve">1-b</m:t>
            </m:r>
          </m:e>
        </m:d>
        <m:r>
          <w:rPr/>
          <m:t>⋅</m:t>
        </m:r>
        <m:sSub>
          <m:sSubPr>
            <m:ctrlPr>
              <w:rPr/>
            </m:ctrlPr>
          </m:sSubPr>
          <m:e>
            <m:r>
              <w:rPr/>
              <m:t xml:space="preserve">t</m:t>
            </m:r>
          </m:e>
          <m:sub>
            <m:r>
              <w:rPr/>
              <m:t xml:space="preserve">12</m:t>
            </m:r>
          </m:sub>
        </m:sSub>
        <m:r>
          <w:rPr/>
          <m:t xml:space="preserve">+b</m:t>
        </m:r>
        <m:r>
          <w:rPr/>
          <m:t>⋅</m:t>
        </m:r>
        <m:sSub>
          <m:sSubPr>
            <m:ctrlPr>
              <w:rPr/>
            </m:ctrlPr>
          </m:sSubPr>
          <m:e>
            <m:r>
              <w:rPr/>
              <m:t xml:space="preserve">t</m:t>
            </m:r>
          </m:e>
          <m:sub>
            <m:r>
              <w:rPr/>
              <m:t xml:space="preserve">34</m:t>
            </m:r>
          </m:sub>
        </m:sSub>
        <m:r>
          <w:rPr/>
          <m:t xml:space="preserve">=</m:t>
        </m:r>
        <m:f>
          <m:fPr>
            <m:ctrlPr>
              <w:rPr/>
            </m:ctrlPr>
          </m:fPr>
          <m:num>
            <m:r>
              <w:rPr/>
              <m:t xml:space="preserve">3</m:t>
            </m:r>
          </m:num>
          <m:den>
            <m:r>
              <w:rPr/>
              <m:t xml:space="preserve">8</m:t>
            </m:r>
          </m:den>
        </m:f>
        <m:r>
          <w:rPr/>
          <m:t>⋅</m:t>
        </m:r>
        <m:r>
          <w:rPr/>
          <m:t xml:space="preserve">80+</m:t>
        </m:r>
        <m:f>
          <m:fPr>
            <m:ctrlPr>
              <w:rPr/>
            </m:ctrlPr>
          </m:fPr>
          <m:num>
            <m:r>
              <w:rPr/>
              <m:t xml:space="preserve">3</m:t>
            </m:r>
          </m:num>
          <m:den>
            <m:r>
              <w:rPr/>
              <m:t xml:space="preserve">8</m:t>
            </m:r>
          </m:den>
        </m:f>
        <m:r>
          <w:rPr/>
          <m:t>⋅</m:t>
        </m:r>
        <m:r>
          <w:rPr/>
          <m:t xml:space="preserve">0=30</m:t>
        </m:r>
      </m:oMath>
      <w:r w:rsidDel="00000000" w:rsidR="00000000" w:rsidRPr="00000000">
        <w:rPr>
          <w:rtl w:val="0"/>
        </w:rPr>
      </w:r>
    </w:p>
    <w:p w:rsidR="00000000" w:rsidDel="00000000" w:rsidP="00000000" w:rsidRDefault="00000000" w:rsidRPr="00000000" w14:paraId="00000093">
      <w:pPr>
        <w:pageBreakBefore w:val="0"/>
        <w:rPr/>
      </w:pPr>
      <w:r w:rsidDel="00000000" w:rsidR="00000000" w:rsidRPr="00000000">
        <w:rPr>
          <w:rtl w:val="0"/>
        </w:rPr>
        <w:tab/>
      </w:r>
    </w:p>
    <w:p w:rsidR="00000000" w:rsidDel="00000000" w:rsidP="00000000" w:rsidRDefault="00000000" w:rsidRPr="00000000" w14:paraId="00000094">
      <w:pPr>
        <w:pStyle w:val="Heading3"/>
        <w:pageBreakBefore w:val="0"/>
        <w:rPr/>
      </w:pPr>
      <w:bookmarkStart w:colFirst="0" w:colLast="0" w:name="_6l8bb9fc2npl" w:id="18"/>
      <w:bookmarkEnd w:id="18"/>
      <w:r w:rsidDel="00000000" w:rsidR="00000000" w:rsidRPr="00000000">
        <w:rPr>
          <w:rtl w:val="0"/>
        </w:rPr>
        <w:t xml:space="preserve">c) </w:t>
      </w:r>
    </w:p>
    <w:p w:rsidR="00000000" w:rsidDel="00000000" w:rsidP="00000000" w:rsidRDefault="00000000" w:rsidRPr="00000000" w14:paraId="00000095">
      <w:pPr>
        <w:pageBreakBefore w:val="0"/>
        <w:rPr/>
      </w:pPr>
      <w:r w:rsidDel="00000000" w:rsidR="00000000" w:rsidRPr="00000000">
        <w:rPr>
          <w:rtl w:val="0"/>
        </w:rPr>
        <w:t xml:space="preserve">Texelgröße(n) &lt;= Pixel-Footprint &lt; Texelgröße(n+1)</w:t>
      </w:r>
    </w:p>
    <w:p w:rsidR="00000000" w:rsidDel="00000000" w:rsidP="00000000" w:rsidRDefault="00000000" w:rsidRPr="00000000" w14:paraId="00000096">
      <w:pPr>
        <w:pageBreakBefore w:val="0"/>
        <w:rPr/>
      </w:pPr>
      <w:r w:rsidDel="00000000" w:rsidR="00000000" w:rsidRPr="00000000">
        <w:rPr>
          <w:rtl w:val="0"/>
        </w:rPr>
        <w:t xml:space="preserve">Siehe Folie 04/57</w:t>
      </w:r>
    </w:p>
    <w:p w:rsidR="00000000" w:rsidDel="00000000" w:rsidP="00000000" w:rsidRDefault="00000000" w:rsidRPr="00000000" w14:paraId="00000097">
      <w:pPr>
        <w:pageBreakBefore w:val="0"/>
        <w:rPr>
          <w:shd w:fill="ea9999" w:val="clear"/>
        </w:rPr>
      </w:pPr>
      <w:commentRangeStart w:id="22"/>
      <w:r w:rsidDel="00000000" w:rsidR="00000000" w:rsidRPr="00000000">
        <w:rPr>
          <w:shd w:fill="ea9999" w:val="clear"/>
          <w:rtl w:val="0"/>
        </w:rPr>
        <w:t xml:space="preserve">Stufe n-1 halbieren, Farbwert über 2x2 Texel mitteln (in der Aufgabe wird gefragt, wie die Stufe bestimmt wird, nicht wie darauf zugegriffen wird)</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98">
      <w:pPr>
        <w:pageBreakBefore w:val="0"/>
        <w:rPr/>
      </w:pPr>
      <w:r w:rsidDel="00000000" w:rsidR="00000000" w:rsidRPr="00000000">
        <w:rPr>
          <w:rtl w:val="0"/>
        </w:rPr>
      </w:r>
    </w:p>
    <w:p w:rsidR="00000000" w:rsidDel="00000000" w:rsidP="00000000" w:rsidRDefault="00000000" w:rsidRPr="00000000" w14:paraId="00000099">
      <w:pPr>
        <w:pStyle w:val="Heading3"/>
        <w:pageBreakBefore w:val="0"/>
        <w:rPr/>
      </w:pPr>
      <w:bookmarkStart w:colFirst="0" w:colLast="0" w:name="_6h92r0i2pylq" w:id="19"/>
      <w:bookmarkEnd w:id="19"/>
      <w:r w:rsidDel="00000000" w:rsidR="00000000" w:rsidRPr="00000000">
        <w:rPr>
          <w:rtl w:val="0"/>
        </w:rPr>
        <w:t xml:space="preserve">d) </w:t>
      </w:r>
    </w:p>
    <w:p w:rsidR="00000000" w:rsidDel="00000000" w:rsidP="00000000" w:rsidRDefault="00000000" w:rsidRPr="00000000" w14:paraId="0000009A">
      <w:pPr>
        <w:pageBreakBefore w:val="0"/>
        <w:rPr/>
      </w:pPr>
      <w:commentRangeStart w:id="23"/>
      <w:commentRangeStart w:id="24"/>
      <w:commentRangeStart w:id="25"/>
      <w:r w:rsidDel="00000000" w:rsidR="00000000" w:rsidRPr="00000000">
        <w:rPr>
          <w:rtl w:val="0"/>
        </w:rPr>
        <w:t xml:space="preserve">Texture-Bleeding kann auftreten. Siehe</w:t>
      </w:r>
      <w:commentRangeEnd w:id="23"/>
      <w:r w:rsidDel="00000000" w:rsidR="00000000" w:rsidRPr="00000000">
        <w:commentReference w:id="23"/>
      </w:r>
      <w:commentRangeEnd w:id="24"/>
      <w:r w:rsidDel="00000000" w:rsidR="00000000" w:rsidRPr="00000000">
        <w:commentReference w:id="24"/>
      </w:r>
      <w:commentRangeEnd w:id="25"/>
      <w:r w:rsidDel="00000000" w:rsidR="00000000" w:rsidRPr="00000000">
        <w:commentReference w:id="25"/>
      </w:r>
      <w:r w:rsidDel="00000000" w:rsidR="00000000" w:rsidRPr="00000000">
        <w:rPr>
          <w:rtl w:val="0"/>
        </w:rPr>
        <w:t xml:space="preserve"> </w:t>
      </w:r>
      <w:hyperlink r:id="rId11">
        <w:r w:rsidDel="00000000" w:rsidR="00000000" w:rsidRPr="00000000">
          <w:rPr>
            <w:color w:val="1155cc"/>
            <w:u w:val="single"/>
            <w:rtl w:val="0"/>
          </w:rPr>
          <w:t xml:space="preserve">https://gamedev.stackexchange.com/questions/46963/how-to-avoid-texture-bleeding-in-a-texture-atlas</w:t>
        </w:r>
      </w:hyperlink>
      <w:r w:rsidDel="00000000" w:rsidR="00000000" w:rsidRPr="00000000">
        <w:rPr>
          <w:rtl w:val="0"/>
        </w:rPr>
      </w:r>
    </w:p>
    <w:p w:rsidR="00000000" w:rsidDel="00000000" w:rsidP="00000000" w:rsidRDefault="00000000" w:rsidRPr="00000000" w14:paraId="0000009B">
      <w:pPr>
        <w:pageBreakBefore w:val="0"/>
        <w:rPr/>
      </w:pPr>
      <w:r w:rsidDel="00000000" w:rsidR="00000000" w:rsidRPr="00000000">
        <w:rPr>
          <w:rtl w:val="0"/>
        </w:rPr>
      </w:r>
    </w:p>
    <w:p w:rsidR="00000000" w:rsidDel="00000000" w:rsidP="00000000" w:rsidRDefault="00000000" w:rsidRPr="00000000" w14:paraId="0000009C">
      <w:pPr>
        <w:pStyle w:val="Heading3"/>
        <w:pageBreakBefore w:val="0"/>
        <w:rPr/>
      </w:pPr>
      <w:bookmarkStart w:colFirst="0" w:colLast="0" w:name="_7dxlmbae1vgm" w:id="20"/>
      <w:bookmarkEnd w:id="20"/>
      <w:r w:rsidDel="00000000" w:rsidR="00000000" w:rsidRPr="00000000">
        <w:rPr>
          <w:rtl w:val="0"/>
        </w:rPr>
        <w:t xml:space="preserve">e)</w:t>
      </w:r>
    </w:p>
    <w:p w:rsidR="00000000" w:rsidDel="00000000" w:rsidP="00000000" w:rsidRDefault="00000000" w:rsidRPr="00000000" w14:paraId="0000009D">
      <w:pPr>
        <w:pageBreakBefore w:val="0"/>
        <w:rPr/>
      </w:pPr>
      <w:r w:rsidDel="00000000" w:rsidR="00000000" w:rsidRPr="00000000">
        <w:rPr>
          <w:rtl w:val="0"/>
        </w:rPr>
        <w:t xml:space="preserve">Sphere Mapping (Siehe Folie 04/106)</w:t>
      </w:r>
    </w:p>
    <w:p w:rsidR="00000000" w:rsidDel="00000000" w:rsidP="00000000" w:rsidRDefault="00000000" w:rsidRPr="00000000" w14:paraId="0000009E">
      <w:pPr>
        <w:pageBreakBefore w:val="0"/>
        <w:rPr/>
      </w:pPr>
      <w:r w:rsidDel="00000000" w:rsidR="00000000" w:rsidRPr="00000000">
        <w:rPr>
          <w:rtl w:val="0"/>
        </w:rPr>
        <w:t xml:space="preserve">Problem: ungleichmäßige Abtastung</w:t>
      </w:r>
    </w:p>
    <w:p w:rsidR="00000000" w:rsidDel="00000000" w:rsidP="00000000" w:rsidRDefault="00000000" w:rsidRPr="00000000" w14:paraId="0000009F">
      <w:pPr>
        <w:pageBreakBefore w:val="0"/>
        <w:rPr/>
      </w:pPr>
      <w:r w:rsidDel="00000000" w:rsidR="00000000" w:rsidRPr="00000000">
        <w:rPr>
          <w:rtl w:val="0"/>
        </w:rPr>
      </w:r>
    </w:p>
    <w:p w:rsidR="00000000" w:rsidDel="00000000" w:rsidP="00000000" w:rsidRDefault="00000000" w:rsidRPr="00000000" w14:paraId="000000A0">
      <w:pPr>
        <w:pageBreakBefore w:val="0"/>
        <w:rPr/>
      </w:pPr>
      <w:r w:rsidDel="00000000" w:rsidR="00000000" w:rsidRPr="00000000">
        <w:rPr>
          <w:rtl w:val="0"/>
        </w:rPr>
        <w:t xml:space="preserve">Cube Mapping (Siehe Folie 04/111)</w:t>
        <w:br w:type="textWrapping"/>
        <w:t xml:space="preserve">Problem: ungleichmäßige Abtastung in den Ecken</w:t>
      </w:r>
    </w:p>
    <w:p w:rsidR="00000000" w:rsidDel="00000000" w:rsidP="00000000" w:rsidRDefault="00000000" w:rsidRPr="00000000" w14:paraId="000000A1">
      <w:pPr>
        <w:pStyle w:val="Heading2"/>
        <w:pageBreakBefore w:val="0"/>
        <w:rPr/>
      </w:pPr>
      <w:bookmarkStart w:colFirst="0" w:colLast="0" w:name="_j3jsnq63urcn" w:id="21"/>
      <w:bookmarkEnd w:id="21"/>
      <w:r w:rsidDel="00000000" w:rsidR="00000000" w:rsidRPr="00000000">
        <w:br w:type="page"/>
      </w:r>
      <w:r w:rsidDel="00000000" w:rsidR="00000000" w:rsidRPr="00000000">
        <w:rPr>
          <w:rtl w:val="0"/>
        </w:rPr>
      </w:r>
    </w:p>
    <w:p w:rsidR="00000000" w:rsidDel="00000000" w:rsidP="00000000" w:rsidRDefault="00000000" w:rsidRPr="00000000" w14:paraId="000000A2">
      <w:pPr>
        <w:pStyle w:val="Heading2"/>
        <w:pageBreakBefore w:val="0"/>
        <w:rPr/>
      </w:pPr>
      <w:bookmarkStart w:colFirst="0" w:colLast="0" w:name="_rgdlr11sbcc5" w:id="22"/>
      <w:bookmarkEnd w:id="22"/>
      <w:r w:rsidDel="00000000" w:rsidR="00000000" w:rsidRPr="00000000">
        <w:rPr>
          <w:rtl w:val="0"/>
        </w:rPr>
        <w:t xml:space="preserve">Aufgabe 6</w:t>
      </w:r>
    </w:p>
    <w:p w:rsidR="00000000" w:rsidDel="00000000" w:rsidP="00000000" w:rsidRDefault="00000000" w:rsidRPr="00000000" w14:paraId="000000A3">
      <w:pPr>
        <w:pageBreakBefore w:val="0"/>
        <w:rPr/>
      </w:pPr>
      <w:r w:rsidDel="00000000" w:rsidR="00000000" w:rsidRPr="00000000">
        <w:rPr>
          <w:rtl w:val="0"/>
        </w:rPr>
      </w:r>
    </w:p>
    <w:p w:rsidR="00000000" w:rsidDel="00000000" w:rsidP="00000000" w:rsidRDefault="00000000" w:rsidRPr="00000000" w14:paraId="000000A4">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Mat constants = …</w:t>
      </w:r>
    </w:p>
    <w:p w:rsidR="00000000" w:rsidDel="00000000" w:rsidP="00000000" w:rsidRDefault="00000000" w:rsidRPr="00000000" w14:paraId="000000A5">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6">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vec3 main() {</w:t>
      </w:r>
    </w:p>
    <w:p w:rsidR="00000000" w:rsidDel="00000000" w:rsidP="00000000" w:rsidRDefault="00000000" w:rsidRPr="00000000" w14:paraId="000000A7">
      <w:pPr>
        <w:pageBreakBefore w:val="0"/>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vec3 winddir_obj = (N * vec4(winddir, </w:t>
      </w:r>
      <w:ins w:author="Alex" w:id="0" w:date="2023-02-17T18:31:01Z">
        <w:r w:rsidDel="00000000" w:rsidR="00000000" w:rsidRPr="00000000">
          <w:rPr>
            <w:rFonts w:ascii="Courier New" w:cs="Courier New" w:eastAsia="Courier New" w:hAnsi="Courier New"/>
            <w:rtl w:val="0"/>
          </w:rPr>
          <w:t xml:space="preserve">1.0</w:t>
        </w:r>
      </w:ins>
      <w:del w:author="Alex" w:id="0" w:date="2023-02-17T18:31:01Z">
        <w:r w:rsidDel="00000000" w:rsidR="00000000" w:rsidRPr="00000000">
          <w:rPr>
            <w:rFonts w:ascii="Courier New" w:cs="Courier New" w:eastAsia="Courier New" w:hAnsi="Courier New"/>
            <w:rtl w:val="0"/>
          </w:rPr>
          <w:delText xml:space="preserve">0.0</w:delText>
        </w:r>
      </w:del>
      <w:r w:rsidDel="00000000" w:rsidR="00000000" w:rsidRPr="00000000">
        <w:rPr>
          <w:rFonts w:ascii="Courier New" w:cs="Courier New" w:eastAsia="Courier New" w:hAnsi="Courier New"/>
          <w:rtl w:val="0"/>
        </w:rPr>
        <w:t xml:space="preserve">)).xyz;</w:t>
      </w:r>
    </w:p>
    <w:p w:rsidR="00000000" w:rsidDel="00000000" w:rsidP="00000000" w:rsidRDefault="00000000" w:rsidRPr="00000000" w14:paraId="000000A8">
      <w:pPr>
        <w:pageBreakBefore w:val="0"/>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float offset = dot(in_pos, winddir_obj);</w:t>
      </w:r>
    </w:p>
    <w:p w:rsidR="00000000" w:rsidDel="00000000" w:rsidP="00000000" w:rsidRDefault="00000000" w:rsidRPr="00000000" w14:paraId="000000A9">
      <w:pPr>
        <w:pageBreakBefore w:val="0"/>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float amplitude = in_flex * sin(freq * offset);</w:t>
      </w:r>
    </w:p>
    <w:p w:rsidR="00000000" w:rsidDel="00000000" w:rsidP="00000000" w:rsidRDefault="00000000" w:rsidRPr="00000000" w14:paraId="000000AA">
      <w:pPr>
        <w:pageBreakBefore w:val="0"/>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vec3 new_pos = in_pos + amplitude * </w:t>
      </w:r>
      <w:commentRangeStart w:id="26"/>
      <w:r w:rsidDel="00000000" w:rsidR="00000000" w:rsidRPr="00000000">
        <w:rPr>
          <w:rFonts w:ascii="Courier New" w:cs="Courier New" w:eastAsia="Courier New" w:hAnsi="Courier New"/>
          <w:color w:val="3c78d8"/>
          <w:rtl w:val="0"/>
        </w:rPr>
        <w:t xml:space="preserve">normalize</w:t>
      </w:r>
      <w:r w:rsidDel="00000000" w:rsidR="00000000" w:rsidRPr="00000000">
        <w:rPr>
          <w:rFonts w:ascii="Courier New" w:cs="Courier New" w:eastAsia="Courier New" w:hAnsi="Courier New"/>
          <w:rtl w:val="0"/>
        </w:rPr>
        <w:t xml:space="preserve">(in_nrm)</w:t>
      </w:r>
      <w:commentRangeEnd w:id="26"/>
      <w:r w:rsidDel="00000000" w:rsidR="00000000" w:rsidRPr="00000000">
        <w:commentReference w:id="26"/>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AB">
      <w:pPr>
        <w:pageBreakBefore w:val="0"/>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gl_Position = VP * M * vec4(new_pos, 1.0);</w:t>
      </w:r>
    </w:p>
    <w:p w:rsidR="00000000" w:rsidDel="00000000" w:rsidP="00000000" w:rsidRDefault="00000000" w:rsidRPr="00000000" w14:paraId="000000AC">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AD">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E">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F">
      <w:pPr>
        <w:pStyle w:val="Heading2"/>
        <w:pageBreakBefore w:val="0"/>
        <w:rPr/>
      </w:pPr>
      <w:bookmarkStart w:colFirst="0" w:colLast="0" w:name="_crph5il77cs3" w:id="23"/>
      <w:bookmarkEnd w:id="23"/>
      <w:r w:rsidDel="00000000" w:rsidR="00000000" w:rsidRPr="00000000">
        <w:rPr>
          <w:rtl w:val="0"/>
        </w:rPr>
        <w:t xml:space="preserve">Aufgabe 7</w:t>
      </w:r>
    </w:p>
    <w:p w:rsidR="00000000" w:rsidDel="00000000" w:rsidP="00000000" w:rsidRDefault="00000000" w:rsidRPr="00000000" w14:paraId="000000B0">
      <w:pPr>
        <w:pageBreakBefore w:val="0"/>
        <w:rPr/>
      </w:pPr>
      <w:r w:rsidDel="00000000" w:rsidR="00000000" w:rsidRPr="00000000">
        <w:rPr>
          <w:rtl w:val="0"/>
        </w:rPr>
      </w:r>
    </w:p>
    <w:p w:rsidR="00000000" w:rsidDel="00000000" w:rsidP="00000000" w:rsidRDefault="00000000" w:rsidRPr="00000000" w14:paraId="000000B1">
      <w:pPr>
        <w:pageBreakBefore w:val="0"/>
        <w:rPr/>
      </w:pPr>
      <w:r w:rsidDel="00000000" w:rsidR="00000000" w:rsidRPr="00000000">
        <w:rPr>
          <w:rtl w:val="0"/>
        </w:rPr>
        <w:t xml:space="preserve">a)</w:t>
      </w:r>
    </w:p>
    <w:p w:rsidR="00000000" w:rsidDel="00000000" w:rsidP="00000000" w:rsidRDefault="00000000" w:rsidRPr="00000000" w14:paraId="000000B2">
      <w:pPr>
        <w:pageBreakBefore w:val="0"/>
        <w:rPr/>
      </w:pPr>
      <m:oMath>
        <m:r>
          <w:rPr/>
          <m:t xml:space="preserve">u=</m:t>
        </m:r>
        <m:f>
          <m:fPr>
            <m:ctrlPr>
              <w:rPr/>
            </m:ctrlPr>
          </m:fPr>
          <m:num>
            <m:r>
              <w:rPr/>
              <m:t xml:space="preserve">p</m:t>
            </m:r>
          </m:num>
          <m:den>
            <m:d>
              <m:dPr>
                <m:begChr m:val="|"/>
                <m:endChr m:val="|"/>
                <m:ctrlPr>
                  <w:rPr/>
                </m:ctrlPr>
              </m:dPr>
              <m:e>
                <m:d>
                  <m:dPr>
                    <m:begChr m:val="|"/>
                    <m:endChr m:val="|"/>
                    <m:ctrlPr>
                      <w:rPr/>
                    </m:ctrlPr>
                  </m:dPr>
                  <m:e>
                    <m:r>
                      <w:rPr/>
                      <m:t xml:space="preserve">p</m:t>
                    </m:r>
                  </m:e>
                </m:d>
              </m:e>
            </m:d>
          </m:den>
        </m:f>
        <m:r>
          <w:rPr/>
          <m:t xml:space="preserve">   </m:t>
        </m:r>
        <m:d>
          <m:dPr>
            <m:begChr m:val="("/>
            <m:endChr m:val=")"/>
            <m:ctrlPr>
              <w:rPr/>
            </m:ctrlPr>
          </m:dPr>
          <m:e>
            <m:r>
              <w:rPr/>
              <m:t xml:space="preserve">=</m:t>
            </m:r>
            <m:f>
              <m:fPr>
                <m:ctrlPr>
                  <w:rPr/>
                </m:ctrlPr>
              </m:fPr>
              <m:num>
                <m:r>
                  <w:rPr/>
                  <m:t xml:space="preserve">p</m:t>
                </m:r>
              </m:num>
              <m:den>
                <m:rad>
                  <m:radPr>
                    <m:degHide m:val="1"/>
                    <m:ctrlPr>
                      <w:rPr/>
                    </m:ctrlPr>
                  </m:radPr>
                  <m:e>
                    <m:sSub>
                      <m:sSubPr>
                        <m:ctrlPr>
                          <w:rPr/>
                        </m:ctrlPr>
                      </m:sSubPr>
                      <m:e>
                        <m:r>
                          <w:rPr/>
                          <m:t xml:space="preserve">p</m:t>
                        </m:r>
                      </m:e>
                      <m:sub>
                        <m:r>
                          <w:rPr/>
                          <m:t xml:space="preserve">x</m:t>
                        </m:r>
                      </m:sub>
                    </m:sSub>
                    <m:r>
                      <w:rPr/>
                      <m:t xml:space="preserve">²+</m:t>
                    </m:r>
                    <m:sSub>
                      <m:sSubPr>
                        <m:ctrlPr>
                          <w:rPr/>
                        </m:ctrlPr>
                      </m:sSubPr>
                      <m:e>
                        <m:r>
                          <w:rPr/>
                          <m:t xml:space="preserve">p</m:t>
                        </m:r>
                      </m:e>
                      <m:sub>
                        <m:r>
                          <w:rPr/>
                          <m:t xml:space="preserve">y</m:t>
                        </m:r>
                      </m:sub>
                    </m:sSub>
                    <m:r>
                      <w:rPr/>
                      <m:t xml:space="preserve">²</m:t>
                    </m:r>
                  </m:e>
                </m:rad>
              </m:den>
            </m:f>
          </m:e>
        </m:d>
      </m:oMath>
      <w:r w:rsidDel="00000000" w:rsidR="00000000" w:rsidRPr="00000000">
        <w:rPr>
          <w:rtl w:val="0"/>
        </w:rPr>
      </w:r>
    </w:p>
    <w:p w:rsidR="00000000" w:rsidDel="00000000" w:rsidP="00000000" w:rsidRDefault="00000000" w:rsidRPr="00000000" w14:paraId="000000B3">
      <w:pPr>
        <w:pageBreakBefore w:val="0"/>
        <w:rPr>
          <w:sz w:val="30"/>
          <w:szCs w:val="30"/>
        </w:rPr>
      </w:pPr>
      <m:oMath>
        <m:r>
          <w:rPr>
            <w:sz w:val="38"/>
            <w:szCs w:val="38"/>
          </w:rPr>
          <m:t xml:space="preserve">v=</m:t>
        </m:r>
        <m:f>
          <m:fPr>
            <m:ctrlPr>
              <w:rPr>
                <w:sz w:val="38"/>
                <w:szCs w:val="38"/>
              </w:rPr>
            </m:ctrlPr>
          </m:fPr>
          <m:num>
            <m:f>
              <m:fPr>
                <m:ctrlPr>
                  <w:rPr>
                    <w:sz w:val="38"/>
                    <w:szCs w:val="38"/>
                  </w:rPr>
                </m:ctrlPr>
              </m:fPr>
              <m:num>
                <m:r>
                  <w:rPr>
                    <w:sz w:val="38"/>
                    <w:szCs w:val="38"/>
                  </w:rPr>
                  <m:t xml:space="preserve">-</m:t>
                </m:r>
                <m:sSub>
                  <m:sSubPr>
                    <m:ctrlPr>
                      <w:rPr>
                        <w:sz w:val="38"/>
                        <w:szCs w:val="38"/>
                      </w:rPr>
                    </m:ctrlPr>
                  </m:sSubPr>
                  <m:e>
                    <m:r>
                      <w:rPr>
                        <w:sz w:val="38"/>
                        <w:szCs w:val="38"/>
                      </w:rPr>
                      <m:t xml:space="preserve">p</m:t>
                    </m:r>
                  </m:e>
                  <m:sub>
                    <m:r>
                      <w:rPr>
                        <w:sz w:val="38"/>
                        <w:szCs w:val="38"/>
                      </w:rPr>
                      <m:t xml:space="preserve">y</m:t>
                    </m:r>
                  </m:sub>
                </m:sSub>
              </m:num>
              <m:den>
                <m:sSub>
                  <m:sSubPr>
                    <m:ctrlPr>
                      <w:rPr>
                        <w:sz w:val="38"/>
                        <w:szCs w:val="38"/>
                      </w:rPr>
                    </m:ctrlPr>
                  </m:sSubPr>
                  <m:e>
                    <m:r>
                      <w:rPr>
                        <w:sz w:val="38"/>
                        <w:szCs w:val="38"/>
                      </w:rPr>
                      <m:t xml:space="preserve">p</m:t>
                    </m:r>
                  </m:e>
                  <m:sub>
                    <m:r>
                      <w:rPr>
                        <w:sz w:val="38"/>
                        <w:szCs w:val="38"/>
                      </w:rPr>
                      <m:t xml:space="preserve">x</m:t>
                    </m:r>
                  </m:sub>
                </m:sSub>
              </m:den>
            </m:f>
          </m:num>
          <m:den>
            <m:d>
              <m:dPr>
                <m:begChr m:val="|"/>
                <m:endChr m:val="|"/>
                <m:ctrlPr>
                  <w:rPr>
                    <w:sz w:val="38"/>
                    <w:szCs w:val="38"/>
                  </w:rPr>
                </m:ctrlPr>
              </m:dPr>
              <m:e>
                <m:d>
                  <m:dPr>
                    <m:begChr m:val="|"/>
                    <m:endChr m:val="|"/>
                    <m:ctrlPr>
                      <w:rPr>
                        <w:sz w:val="38"/>
                        <w:szCs w:val="38"/>
                      </w:rPr>
                    </m:ctrlPr>
                  </m:dPr>
                  <m:e>
                    <m:r>
                      <w:rPr>
                        <w:sz w:val="38"/>
                        <w:szCs w:val="38"/>
                      </w:rPr>
                      <m:t xml:space="preserve">p</m:t>
                    </m:r>
                  </m:e>
                </m:d>
              </m:e>
            </m:d>
          </m:den>
        </m:f>
      </m:oMath>
      <w:r w:rsidDel="00000000" w:rsidR="00000000" w:rsidRPr="00000000">
        <w:rPr>
          <w:rtl w:val="0"/>
        </w:rPr>
      </w:r>
    </w:p>
    <w:p w:rsidR="00000000" w:rsidDel="00000000" w:rsidP="00000000" w:rsidRDefault="00000000" w:rsidRPr="00000000" w14:paraId="000000B4">
      <w:pPr>
        <w:pageBreakBefore w:val="0"/>
        <w:rPr/>
      </w:pPr>
      <w:r w:rsidDel="00000000" w:rsidR="00000000" w:rsidRPr="00000000">
        <w:rPr>
          <w:rtl w:val="0"/>
        </w:rPr>
      </w:r>
    </w:p>
    <w:p w:rsidR="00000000" w:rsidDel="00000000" w:rsidP="00000000" w:rsidRDefault="00000000" w:rsidRPr="00000000" w14:paraId="000000B5">
      <w:pPr>
        <w:pageBreakBefore w:val="0"/>
        <w:rPr/>
      </w:pPr>
      <w:r w:rsidDel="00000000" w:rsidR="00000000" w:rsidRPr="00000000">
        <w:rPr>
          <w:rtl w:val="0"/>
        </w:rPr>
        <w:t xml:space="preserve">b)</w:t>
      </w:r>
    </w:p>
    <w:p w:rsidR="00000000" w:rsidDel="00000000" w:rsidP="00000000" w:rsidRDefault="00000000" w:rsidRPr="00000000" w14:paraId="000000B6">
      <w:pPr>
        <w:pageBreakBefore w:val="0"/>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Tuv-&gt;xy = [u v p; 0 0 1]; (3x3 Matrix)</w:t>
      </w:r>
    </w:p>
    <w:p w:rsidR="00000000" w:rsidDel="00000000" w:rsidP="00000000" w:rsidRDefault="00000000" w:rsidRPr="00000000" w14:paraId="000000B8">
      <w:pPr>
        <w:rPr/>
      </w:pPr>
      <w:r w:rsidDel="00000000" w:rsidR="00000000" w:rsidRPr="00000000">
        <w:rPr>
          <w:rtl w:val="0"/>
        </w:rPr>
        <w:t xml:space="preserve">Su = [-1 0 0; 0 1 0; 0 0 1];</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shd w:fill="f4cccc" w:val="clear"/>
        </w:rPr>
      </w:pPr>
      <w:commentRangeStart w:id="27"/>
      <w:r w:rsidDel="00000000" w:rsidR="00000000" w:rsidRPr="00000000">
        <w:rPr>
          <w:shd w:fill="f4cccc" w:val="clear"/>
          <w:rtl w:val="0"/>
        </w:rPr>
        <w:t xml:space="preserve">T = Tuv-&gt;xy * Su * inv(Tuv-&gt;xy);</w:t>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Alternative (schöner):</w:t>
      </w:r>
    </w:p>
    <w:p w:rsidR="00000000" w:rsidDel="00000000" w:rsidP="00000000" w:rsidRDefault="00000000" w:rsidRPr="00000000" w14:paraId="000000BD">
      <w:pPr>
        <w:pageBreakBefore w:val="0"/>
        <w:rPr/>
      </w:pPr>
      <w:r w:rsidDel="00000000" w:rsidR="00000000" w:rsidRPr="00000000">
        <w:rPr>
          <w:rtl w:val="0"/>
        </w:rPr>
        <w:t xml:space="preserve">Matrix die UV-Koordinaten in XY-Koordinaten umwandelt:</w:t>
      </w:r>
    </w:p>
    <w:p w:rsidR="00000000" w:rsidDel="00000000" w:rsidP="00000000" w:rsidRDefault="00000000" w:rsidRPr="00000000" w14:paraId="000000BE">
      <w:pPr>
        <w:pageBreakBefore w:val="0"/>
        <w:rPr/>
      </w:pPr>
      <m:oMath>
        <m:sSub>
          <m:sSubPr>
            <m:ctrlPr>
              <w:rPr/>
            </m:ctrlPr>
          </m:sSubPr>
          <m:e>
            <m:r>
              <w:rPr/>
              <m:t xml:space="preserve">T</m:t>
            </m:r>
          </m:e>
          <m:sub>
            <m:r>
              <w:rPr/>
              <m:t xml:space="preserve">UV</m:t>
            </m:r>
            <m:r>
              <w:rPr/>
              <m:t>→</m:t>
            </m:r>
            <m:r>
              <w:rPr/>
              <m:t xml:space="preserve">XY</m:t>
            </m:r>
          </m:sub>
        </m:sSub>
        <m:r>
          <w:rPr/>
          <m:t xml:space="preserve">=</m:t>
        </m:r>
        <m:f>
          <m:fPr>
            <m:ctrlPr>
              <w:rPr/>
            </m:ctrlPr>
          </m:fPr>
          <m:num>
            <m:r>
              <w:rPr/>
              <m:t xml:space="preserve">u  v  p</m:t>
            </m:r>
          </m:num>
          <m:den>
            <m:r>
              <w:rPr/>
              <m:t xml:space="preserve">0  0  1</m:t>
            </m:r>
          </m:den>
        </m:f>
      </m:oMath>
      <w:r w:rsidDel="00000000" w:rsidR="00000000" w:rsidRPr="00000000">
        <w:rPr>
          <w:rtl w:val="0"/>
        </w:rPr>
        <w:t xml:space="preserve">    (3x3 Matrix)</w:t>
      </w:r>
    </w:p>
    <w:p w:rsidR="00000000" w:rsidDel="00000000" w:rsidP="00000000" w:rsidRDefault="00000000" w:rsidRPr="00000000" w14:paraId="000000BF">
      <w:pPr>
        <w:pageBreakBefore w:val="0"/>
        <w:rPr>
          <w:shd w:fill="ff9900" w:val="clear"/>
        </w:rPr>
      </w:pPr>
      <w:r w:rsidDel="00000000" w:rsidR="00000000" w:rsidRPr="00000000">
        <w:rPr>
          <w:rtl w:val="0"/>
        </w:rPr>
      </w:r>
    </w:p>
    <w:p w:rsidR="00000000" w:rsidDel="00000000" w:rsidP="00000000" w:rsidRDefault="00000000" w:rsidRPr="00000000" w14:paraId="000000C0">
      <w:pPr>
        <w:pageBreakBefore w:val="0"/>
        <w:rPr/>
      </w:pPr>
      <w:r w:rsidDel="00000000" w:rsidR="00000000" w:rsidRPr="00000000">
        <w:rPr>
          <w:rtl w:val="0"/>
        </w:rPr>
        <w:t xml:space="preserve">Matrix die Punkte über die Y-Achse spiegelt</w:t>
      </w:r>
    </w:p>
    <w:p w:rsidR="00000000" w:rsidDel="00000000" w:rsidP="00000000" w:rsidRDefault="00000000" w:rsidRPr="00000000" w14:paraId="000000C1">
      <w:pPr>
        <w:pageBreakBefore w:val="0"/>
        <w:rPr/>
      </w:pPr>
      <m:oMath>
        <m:r>
          <w:rPr/>
          <m:t xml:space="preserve">                     </m:t>
        </m:r>
        <m:d>
          <m:dPr>
            <m:begChr m:val="("/>
            <m:endChr m:val=")"/>
            <m:ctrlPr>
              <w:rPr/>
            </m:ctrlPr>
          </m:dPr>
          <m:e>
            <m:r>
              <w:rPr/>
              <m:t xml:space="preserve">-1    0    0</m:t>
            </m:r>
          </m:e>
        </m:d>
      </m:oMath>
      <w:r w:rsidDel="00000000" w:rsidR="00000000" w:rsidRPr="00000000">
        <w:rPr>
          <w:rtl w:val="0"/>
        </w:rPr>
      </w:r>
    </w:p>
    <w:p w:rsidR="00000000" w:rsidDel="00000000" w:rsidP="00000000" w:rsidRDefault="00000000" w:rsidRPr="00000000" w14:paraId="000000C2">
      <w:pPr>
        <w:pageBreakBefore w:val="0"/>
        <w:rPr/>
      </w:pPr>
      <m:oMath>
        <m:sSub>
          <m:sSubPr>
            <m:ctrlPr>
              <w:rPr/>
            </m:ctrlPr>
          </m:sSubPr>
          <m:e>
            <m:r>
              <w:rPr/>
              <m:t xml:space="preserve">T</m:t>
            </m:r>
          </m:e>
          <m:sub>
            <m:r>
              <w:rPr/>
              <m:t xml:space="preserve">MirrorY</m:t>
            </m:r>
          </m:sub>
        </m:sSub>
        <m:r>
          <w:rPr/>
          <m:t xml:space="preserve">=</m:t>
        </m:r>
        <m:d>
          <m:dPr>
            <m:begChr m:val="("/>
            <m:endChr m:val=")"/>
            <m:ctrlPr>
              <w:rPr/>
            </m:ctrlPr>
          </m:dPr>
          <m:e>
            <m:r>
              <w:rPr/>
              <m:t xml:space="preserve">     0    1    0</m:t>
            </m:r>
          </m:e>
        </m:d>
      </m:oMath>
      <w:r w:rsidDel="00000000" w:rsidR="00000000" w:rsidRPr="00000000">
        <w:rPr>
          <w:rtl w:val="0"/>
        </w:rPr>
      </w:r>
    </w:p>
    <w:p w:rsidR="00000000" w:rsidDel="00000000" w:rsidP="00000000" w:rsidRDefault="00000000" w:rsidRPr="00000000" w14:paraId="000000C3">
      <w:pPr>
        <w:pageBreakBefore w:val="0"/>
        <w:rPr/>
      </w:pPr>
      <m:oMath>
        <m:r>
          <w:rPr/>
          <m:t xml:space="preserve">                     </m:t>
        </m:r>
        <m:d>
          <m:dPr>
            <m:begChr m:val="("/>
            <m:endChr m:val=")"/>
            <m:ctrlPr>
              <w:rPr/>
            </m:ctrlPr>
          </m:dPr>
          <m:e>
            <m:r>
              <w:rPr/>
              <m:t xml:space="preserve">     0    0    1</m:t>
            </m:r>
          </m:e>
        </m:d>
      </m:oMath>
      <w:r w:rsidDel="00000000" w:rsidR="00000000" w:rsidRPr="00000000">
        <w:rPr>
          <w:rtl w:val="0"/>
        </w:rPr>
      </w:r>
    </w:p>
    <w:p w:rsidR="00000000" w:rsidDel="00000000" w:rsidP="00000000" w:rsidRDefault="00000000" w:rsidRPr="00000000" w14:paraId="000000C4">
      <w:pPr>
        <w:pageBreakBefore w:val="0"/>
        <w:rPr/>
      </w:pPr>
      <w:r w:rsidDel="00000000" w:rsidR="00000000" w:rsidRPr="00000000">
        <w:rPr>
          <w:rtl w:val="0"/>
        </w:rPr>
      </w:r>
    </w:p>
    <w:p w:rsidR="00000000" w:rsidDel="00000000" w:rsidP="00000000" w:rsidRDefault="00000000" w:rsidRPr="00000000" w14:paraId="000000C5">
      <w:pPr>
        <w:pageBreakBefore w:val="0"/>
        <w:rPr/>
      </w:pPr>
      <m:oMath>
        <m:r>
          <w:rPr/>
          <m:t xml:space="preserve">T=</m:t>
        </m:r>
        <m:sSub>
          <m:sSubPr>
            <m:ctrlPr>
              <w:rPr/>
            </m:ctrlPr>
          </m:sSubPr>
          <m:e>
            <m:r>
              <w:rPr/>
              <m:t xml:space="preserve">T</m:t>
            </m:r>
          </m:e>
          <m:sub>
            <m:r>
              <w:rPr/>
              <m:t xml:space="preserve">UV</m:t>
            </m:r>
            <m:r>
              <w:rPr/>
              <m:t>→</m:t>
            </m:r>
            <m:r>
              <w:rPr/>
              <m:t xml:space="preserve">XY</m:t>
            </m:r>
          </m:sub>
        </m:sSub>
        <m:r>
          <w:rPr/>
          <m:t>⋅</m:t>
        </m:r>
        <m:sSub>
          <m:sSubPr>
            <m:ctrlPr>
              <w:rPr/>
            </m:ctrlPr>
          </m:sSubPr>
          <m:e>
            <m:r>
              <w:rPr/>
              <m:t xml:space="preserve">T</m:t>
            </m:r>
          </m:e>
          <m:sub>
            <m:r>
              <w:rPr/>
              <m:t xml:space="preserve">MirrorY</m:t>
            </m:r>
          </m:sub>
        </m:sSub>
      </m:oMath>
      <w:r w:rsidDel="00000000" w:rsidR="00000000" w:rsidRPr="00000000">
        <w:rPr>
          <w:rtl w:val="0"/>
        </w:rPr>
      </w:r>
    </w:p>
    <w:p w:rsidR="00000000" w:rsidDel="00000000" w:rsidP="00000000" w:rsidRDefault="00000000" w:rsidRPr="00000000" w14:paraId="000000C6">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pPr>
      <w:bookmarkStart w:colFirst="0" w:colLast="0" w:name="_kdin4j450pbt" w:id="24"/>
      <w:bookmarkEnd w:id="24"/>
      <w:r w:rsidDel="00000000" w:rsidR="00000000" w:rsidRPr="00000000">
        <w:rPr>
          <w:rFonts w:ascii="Trebuchet MS" w:cs="Trebuchet MS" w:eastAsia="Trebuchet MS" w:hAnsi="Trebuchet MS"/>
          <w:b w:val="1"/>
          <w:sz w:val="26"/>
          <w:szCs w:val="26"/>
          <w:rtl w:val="0"/>
        </w:rPr>
        <w:t xml:space="preserve">Aufgabe</w:t>
      </w:r>
      <w:r w:rsidDel="00000000" w:rsidR="00000000" w:rsidRPr="00000000">
        <w:rPr>
          <w:rtl w:val="0"/>
        </w:rPr>
        <w:t xml:space="preserve"> 8</w:t>
      </w:r>
    </w:p>
    <w:p w:rsidR="00000000" w:rsidDel="00000000" w:rsidP="00000000" w:rsidRDefault="00000000" w:rsidRPr="00000000" w14:paraId="000000C7">
      <w:pPr>
        <w:pageBreakBefore w:val="0"/>
        <w:rPr/>
      </w:pPr>
      <w:r w:rsidDel="00000000" w:rsidR="00000000" w:rsidRPr="00000000">
        <w:rPr>
          <w:rtl w:val="0"/>
        </w:rPr>
      </w:r>
    </w:p>
    <w:p w:rsidR="00000000" w:rsidDel="00000000" w:rsidP="00000000" w:rsidRDefault="00000000" w:rsidRPr="00000000" w14:paraId="000000C8">
      <w:pPr>
        <w:pageBreakBefore w:val="0"/>
        <w:rPr/>
      </w:pPr>
      <w:r w:rsidDel="00000000" w:rsidR="00000000" w:rsidRPr="00000000">
        <w:rPr>
          <w:rtl w:val="0"/>
        </w:rPr>
        <w:t xml:space="preserve">a)</w:t>
      </w:r>
    </w:p>
    <w:p w:rsidR="00000000" w:rsidDel="00000000" w:rsidP="00000000" w:rsidRDefault="00000000" w:rsidRPr="00000000" w14:paraId="000000C9">
      <w:pPr>
        <w:pageBreakBefore w:val="0"/>
        <w:rPr/>
      </w:pPr>
      <w:r w:rsidDel="00000000" w:rsidR="00000000" w:rsidRPr="00000000">
        <w:rPr>
          <w:rtl w:val="0"/>
        </w:rPr>
      </w:r>
    </w:p>
    <w:p w:rsidR="00000000" w:rsidDel="00000000" w:rsidP="00000000" w:rsidRDefault="00000000" w:rsidRPr="00000000" w14:paraId="000000CA">
      <w:pPr>
        <w:pageBreakBefore w:val="0"/>
        <w:rPr/>
      </w:pPr>
      <w:r w:rsidDel="00000000" w:rsidR="00000000" w:rsidRPr="00000000">
        <w:rPr>
          <w:rtl w:val="0"/>
        </w:rPr>
        <w:t xml:space="preserve">Sortieren ist nicht notwendig;</w:t>
      </w:r>
    </w:p>
    <w:p w:rsidR="00000000" w:rsidDel="00000000" w:rsidP="00000000" w:rsidRDefault="00000000" w:rsidRPr="00000000" w14:paraId="000000CB">
      <w:pPr>
        <w:pageBreakBefore w:val="0"/>
        <w:rPr/>
      </w:pPr>
      <w:r w:rsidDel="00000000" w:rsidR="00000000" w:rsidRPr="00000000">
        <w:rPr>
          <w:rtl w:val="0"/>
        </w:rPr>
      </w:r>
    </w:p>
    <w:p w:rsidR="00000000" w:rsidDel="00000000" w:rsidP="00000000" w:rsidRDefault="00000000" w:rsidRPr="00000000" w14:paraId="000000CC">
      <w:pPr>
        <w:pageBreakBefore w:val="0"/>
        <w:rPr/>
      </w:pPr>
      <w:commentRangeStart w:id="28"/>
      <w:commentRangeStart w:id="29"/>
      <w:commentRangeStart w:id="30"/>
      <w:commentRangeStart w:id="31"/>
      <w:r w:rsidDel="00000000" w:rsidR="00000000" w:rsidRPr="00000000">
        <w:rPr>
          <w:rtl w:val="0"/>
        </w:rPr>
        <w:t xml:space="preserve">// nicht notwendig wegen default: </w:t>
      </w:r>
      <w:r w:rsidDel="00000000" w:rsidR="00000000" w:rsidRPr="00000000">
        <w:rPr>
          <w:rtl w:val="0"/>
        </w:rPr>
        <w:t xml:space="preserve">glDepthMask(GL_TRUE);</w:t>
      </w:r>
      <w:commentRangeEnd w:id="28"/>
      <w:r w:rsidDel="00000000" w:rsidR="00000000" w:rsidRPr="00000000">
        <w:commentReference w:id="28"/>
      </w:r>
      <w:commentRangeEnd w:id="29"/>
      <w:r w:rsidDel="00000000" w:rsidR="00000000" w:rsidRPr="00000000">
        <w:commentReference w:id="29"/>
      </w:r>
      <w:commentRangeEnd w:id="30"/>
      <w:r w:rsidDel="00000000" w:rsidR="00000000" w:rsidRPr="00000000">
        <w:commentReference w:id="30"/>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0CD">
      <w:pPr>
        <w:pageBreakBefore w:val="0"/>
        <w:rPr/>
      </w:pPr>
      <w:r w:rsidDel="00000000" w:rsidR="00000000" w:rsidRPr="00000000">
        <w:rPr>
          <w:rtl w:val="0"/>
        </w:rPr>
      </w:r>
    </w:p>
    <w:p w:rsidR="00000000" w:rsidDel="00000000" w:rsidP="00000000" w:rsidRDefault="00000000" w:rsidRPr="00000000" w14:paraId="000000CE">
      <w:pPr>
        <w:pageBreakBefore w:val="0"/>
        <w:rPr/>
      </w:pPr>
      <w:r w:rsidDel="00000000" w:rsidR="00000000" w:rsidRPr="00000000">
        <w:rPr>
          <w:rtl w:val="0"/>
        </w:rPr>
        <w:t xml:space="preserve">glEnable(GL_DEPTH_TEST);</w:t>
      </w:r>
    </w:p>
    <w:p w:rsidR="00000000" w:rsidDel="00000000" w:rsidP="00000000" w:rsidRDefault="00000000" w:rsidRPr="00000000" w14:paraId="000000CF">
      <w:pPr>
        <w:pageBreakBefore w:val="0"/>
        <w:rPr/>
      </w:pPr>
      <w:r w:rsidDel="00000000" w:rsidR="00000000" w:rsidRPr="00000000">
        <w:rPr>
          <w:rtl w:val="0"/>
        </w:rPr>
      </w:r>
    </w:p>
    <w:p w:rsidR="00000000" w:rsidDel="00000000" w:rsidP="00000000" w:rsidRDefault="00000000" w:rsidRPr="00000000" w14:paraId="000000D0">
      <w:pPr>
        <w:pageBreakBefore w:val="0"/>
        <w:rPr/>
      </w:pPr>
      <w:r w:rsidDel="00000000" w:rsidR="00000000" w:rsidRPr="00000000">
        <w:rPr>
          <w:rtl w:val="0"/>
        </w:rPr>
        <w:t xml:space="preserve">Von hinten nach vorne;</w:t>
      </w:r>
    </w:p>
    <w:p w:rsidR="00000000" w:rsidDel="00000000" w:rsidP="00000000" w:rsidRDefault="00000000" w:rsidRPr="00000000" w14:paraId="000000D1">
      <w:pPr>
        <w:pageBreakBefore w:val="0"/>
        <w:rPr/>
      </w:pPr>
      <w:r w:rsidDel="00000000" w:rsidR="00000000" w:rsidRPr="00000000">
        <w:rPr>
          <w:rtl w:val="0"/>
        </w:rPr>
      </w:r>
    </w:p>
    <w:p w:rsidR="00000000" w:rsidDel="00000000" w:rsidP="00000000" w:rsidRDefault="00000000" w:rsidRPr="00000000" w14:paraId="000000D2">
      <w:pPr>
        <w:pageBreakBefore w:val="0"/>
        <w:rPr/>
      </w:pPr>
      <w:commentRangeStart w:id="32"/>
      <w:r w:rsidDel="00000000" w:rsidR="00000000" w:rsidRPr="00000000">
        <w:rPr>
          <w:rtl w:val="0"/>
        </w:rPr>
        <w:t xml:space="preserve">glDepthMask(GL_FALSE);</w:t>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0D3">
      <w:pPr>
        <w:pageBreakBefore w:val="0"/>
        <w:rPr/>
      </w:pPr>
      <w:r w:rsidDel="00000000" w:rsidR="00000000" w:rsidRPr="00000000">
        <w:rPr>
          <w:rtl w:val="0"/>
        </w:rPr>
        <w:t xml:space="preserve">glEnable(GL_BLEND);</w:t>
      </w:r>
    </w:p>
    <w:p w:rsidR="00000000" w:rsidDel="00000000" w:rsidP="00000000" w:rsidRDefault="00000000" w:rsidRPr="00000000" w14:paraId="000000D4">
      <w:pPr>
        <w:pageBreakBefore w:val="0"/>
        <w:rPr/>
      </w:pPr>
      <w:r w:rsidDel="00000000" w:rsidR="00000000" w:rsidRPr="00000000">
        <w:rPr>
          <w:rtl w:val="0"/>
        </w:rPr>
      </w:r>
    </w:p>
    <w:p w:rsidR="00000000" w:rsidDel="00000000" w:rsidP="00000000" w:rsidRDefault="00000000" w:rsidRPr="00000000" w14:paraId="000000D5">
      <w:pPr>
        <w:pageBreakBefore w:val="0"/>
        <w:rPr/>
      </w:pPr>
      <w:r w:rsidDel="00000000" w:rsidR="00000000" w:rsidRPr="00000000">
        <w:rPr>
          <w:rtl w:val="0"/>
        </w:rPr>
        <w:t xml:space="preserve">glBlendEquation(GL_FUNC_ADD);</w:t>
      </w:r>
    </w:p>
    <w:p w:rsidR="00000000" w:rsidDel="00000000" w:rsidP="00000000" w:rsidRDefault="00000000" w:rsidRPr="00000000" w14:paraId="000000D6">
      <w:pPr>
        <w:pageBreakBefore w:val="0"/>
        <w:rPr/>
      </w:pPr>
      <w:r w:rsidDel="00000000" w:rsidR="00000000" w:rsidRPr="00000000">
        <w:rPr>
          <w:rtl w:val="0"/>
        </w:rPr>
        <w:t xml:space="preserve">glBlendFunc(GL_SRC_ALPHA, GL_ONE_MINUS_SRC_ALPHA);</w:t>
      </w:r>
    </w:p>
    <w:p w:rsidR="00000000" w:rsidDel="00000000" w:rsidP="00000000" w:rsidRDefault="00000000" w:rsidRPr="00000000" w14:paraId="000000D7">
      <w:pPr>
        <w:pageBreakBefore w:val="0"/>
        <w:rPr/>
      </w:pPr>
      <w:r w:rsidDel="00000000" w:rsidR="00000000" w:rsidRPr="00000000">
        <w:rPr>
          <w:rtl w:val="0"/>
        </w:rPr>
      </w:r>
    </w:p>
    <w:p w:rsidR="00000000" w:rsidDel="00000000" w:rsidP="00000000" w:rsidRDefault="00000000" w:rsidRPr="00000000" w14:paraId="000000D8">
      <w:pPr>
        <w:pStyle w:val="Heading2"/>
        <w:pageBreakBefore w:val="0"/>
        <w:rPr/>
      </w:pPr>
      <w:bookmarkStart w:colFirst="0" w:colLast="0" w:name="_14wdbqo0i09s" w:id="25"/>
      <w:bookmarkEnd w:id="25"/>
      <w:r w:rsidDel="00000000" w:rsidR="00000000" w:rsidRPr="00000000">
        <w:rPr>
          <w:rtl w:val="0"/>
        </w:rPr>
        <w:t xml:space="preserve">Aufgabe 9</w:t>
      </w:r>
    </w:p>
    <w:p w:rsidR="00000000" w:rsidDel="00000000" w:rsidP="00000000" w:rsidRDefault="00000000" w:rsidRPr="00000000" w14:paraId="000000D9">
      <w:pPr>
        <w:pageBreakBefore w:val="0"/>
        <w:rPr/>
      </w:pPr>
      <w:r w:rsidDel="00000000" w:rsidR="00000000" w:rsidRPr="00000000">
        <w:rPr>
          <w:rtl w:val="0"/>
        </w:rPr>
      </w:r>
    </w:p>
    <w:p w:rsidR="00000000" w:rsidDel="00000000" w:rsidP="00000000" w:rsidRDefault="00000000" w:rsidRPr="00000000" w14:paraId="000000DA">
      <w:pPr>
        <w:pageBreakBefore w:val="0"/>
        <w:rPr/>
      </w:pPr>
      <w:r w:rsidDel="00000000" w:rsidR="00000000" w:rsidRPr="00000000">
        <w:rPr>
          <w:rtl w:val="0"/>
        </w:rPr>
        <w:t xml:space="preserve">a)</w:t>
      </w:r>
    </w:p>
    <w:p w:rsidR="00000000" w:rsidDel="00000000" w:rsidP="00000000" w:rsidRDefault="00000000" w:rsidRPr="00000000" w14:paraId="000000DB">
      <w:pPr>
        <w:pageBreakBefore w:val="0"/>
        <w:rPr/>
      </w:pPr>
      <w:r w:rsidDel="00000000" w:rsidR="00000000" w:rsidRPr="00000000">
        <w:rPr>
          <w:rtl w:val="0"/>
        </w:rPr>
      </w:r>
    </w:p>
    <w:p w:rsidR="00000000" w:rsidDel="00000000" w:rsidP="00000000" w:rsidRDefault="00000000" w:rsidRPr="00000000" w14:paraId="000000DC">
      <w:pPr>
        <w:pageBreakBefore w:val="0"/>
        <w:rPr>
          <w:color w:val="f1c232"/>
        </w:rPr>
      </w:pPr>
      <w:r w:rsidDel="00000000" w:rsidR="00000000" w:rsidRPr="00000000">
        <w:rPr>
          <w:rtl w:val="0"/>
        </w:rPr>
        <w:t xml:space="preserve">Vertex-Shader, bevor die Primitive gebaut werden. Einfach aus der Textur auslesen und entsprechende Vertices verschieben.</w:t>
      </w:r>
      <w:r w:rsidDel="00000000" w:rsidR="00000000" w:rsidRPr="00000000">
        <w:rPr>
          <w:rtl w:val="0"/>
        </w:rPr>
      </w:r>
    </w:p>
    <w:p w:rsidR="00000000" w:rsidDel="00000000" w:rsidP="00000000" w:rsidRDefault="00000000" w:rsidRPr="00000000" w14:paraId="000000DD">
      <w:pPr>
        <w:pageBreakBefore w:val="0"/>
        <w:rPr/>
      </w:pPr>
      <w:r w:rsidDel="00000000" w:rsidR="00000000" w:rsidRPr="00000000">
        <w:rPr>
          <w:rtl w:val="0"/>
        </w:rPr>
      </w:r>
    </w:p>
    <w:p w:rsidR="00000000" w:rsidDel="00000000" w:rsidP="00000000" w:rsidRDefault="00000000" w:rsidRPr="00000000" w14:paraId="000000DE">
      <w:pPr>
        <w:pageBreakBefore w:val="0"/>
        <w:ind w:left="0" w:firstLine="0"/>
        <w:rPr/>
      </w:pPr>
      <w:r w:rsidDel="00000000" w:rsidR="00000000" w:rsidRPr="00000000">
        <w:rPr>
          <w:rtl w:val="0"/>
        </w:rPr>
        <w:t xml:space="preserve">b)</w:t>
      </w:r>
    </w:p>
    <w:p w:rsidR="00000000" w:rsidDel="00000000" w:rsidP="00000000" w:rsidRDefault="00000000" w:rsidRPr="00000000" w14:paraId="000000DF">
      <w:pPr>
        <w:pageBreakBefore w:val="0"/>
        <w:ind w:left="0" w:firstLine="0"/>
        <w:rPr/>
      </w:pPr>
      <w:r w:rsidDel="00000000" w:rsidR="00000000" w:rsidRPr="00000000">
        <w:rPr>
          <w:rtl w:val="0"/>
        </w:rPr>
      </w:r>
    </w:p>
    <w:p w:rsidR="00000000" w:rsidDel="00000000" w:rsidP="00000000" w:rsidRDefault="00000000" w:rsidRPr="00000000" w14:paraId="000000E0">
      <w:pPr>
        <w:pageBreakBefore w:val="0"/>
        <w:ind w:left="0" w:firstLine="0"/>
        <w:rPr>
          <w:strike w:val="1"/>
        </w:rPr>
      </w:pPr>
      <w:r w:rsidDel="00000000" w:rsidR="00000000" w:rsidRPr="00000000">
        <w:rPr>
          <w:strike w:val="1"/>
          <w:rtl w:val="0"/>
        </w:rPr>
        <w:t xml:space="preserve">Geometry-Shader</w:t>
      </w:r>
      <w:r w:rsidDel="00000000" w:rsidR="00000000" w:rsidRPr="00000000">
        <w:rPr>
          <w:strike w:val="1"/>
          <w:rtl w:val="0"/>
        </w:rPr>
        <w:t xml:space="preserve">, neue Geometrie muss erzeugt werden. </w:t>
      </w:r>
    </w:p>
    <w:p w:rsidR="00000000" w:rsidDel="00000000" w:rsidP="00000000" w:rsidRDefault="00000000" w:rsidRPr="00000000" w14:paraId="000000E1">
      <w:pPr>
        <w:pageBreakBefore w:val="0"/>
        <w:ind w:left="0" w:firstLine="0"/>
        <w:rPr/>
      </w:pPr>
      <w:r w:rsidDel="00000000" w:rsidR="00000000" w:rsidRPr="00000000">
        <w:rPr>
          <w:rtl w:val="0"/>
        </w:rPr>
        <w:t xml:space="preserve">Fragment-Shader.</w:t>
      </w:r>
      <w:r w:rsidDel="00000000" w:rsidR="00000000" w:rsidRPr="00000000">
        <w:rPr>
          <w:rtl w:val="0"/>
        </w:rPr>
        <w:t xml:space="preserve"> </w:t>
      </w:r>
      <w:r w:rsidDel="00000000" w:rsidR="00000000" w:rsidRPr="00000000">
        <w:rPr>
          <w:rtl w:val="0"/>
        </w:rPr>
        <w:t xml:space="preserve">Begründung: Interpolation ist linear zwischen den Abschwächungswerten der Vertices, jedoch ist die Abschwächung exponentiell -&gt; Daher kann das nur realistisch im Fragment-Shader berechnet werden.</w:t>
      </w:r>
    </w:p>
    <w:p w:rsidR="00000000" w:rsidDel="00000000" w:rsidP="00000000" w:rsidRDefault="00000000" w:rsidRPr="00000000" w14:paraId="000000E2">
      <w:pPr>
        <w:pageBreakBefore w:val="0"/>
        <w:ind w:left="0" w:firstLine="0"/>
        <w:rPr/>
      </w:pPr>
      <w:r w:rsidDel="00000000" w:rsidR="00000000" w:rsidRPr="00000000">
        <w:rPr>
          <w:rtl w:val="0"/>
        </w:rPr>
      </w:r>
    </w:p>
    <w:p w:rsidR="00000000" w:rsidDel="00000000" w:rsidP="00000000" w:rsidRDefault="00000000" w:rsidRPr="00000000" w14:paraId="000000E3">
      <w:pPr>
        <w:pageBreakBefore w:val="0"/>
        <w:ind w:left="0" w:firstLine="0"/>
        <w:rPr/>
      </w:pPr>
      <w:r w:rsidDel="00000000" w:rsidR="00000000" w:rsidRPr="00000000">
        <w:rPr>
          <w:rtl w:val="0"/>
        </w:rPr>
        <w:t xml:space="preserve">c) </w:t>
      </w:r>
    </w:p>
    <w:p w:rsidR="00000000" w:rsidDel="00000000" w:rsidP="00000000" w:rsidRDefault="00000000" w:rsidRPr="00000000" w14:paraId="000000E4">
      <w:pPr>
        <w:pageBreakBefore w:val="0"/>
        <w:ind w:left="0" w:firstLine="0"/>
        <w:rPr/>
      </w:pPr>
      <w:r w:rsidDel="00000000" w:rsidR="00000000" w:rsidRPr="00000000">
        <w:rPr>
          <w:rtl w:val="0"/>
        </w:rPr>
      </w:r>
    </w:p>
    <w:p w:rsidR="00000000" w:rsidDel="00000000" w:rsidP="00000000" w:rsidRDefault="00000000" w:rsidRPr="00000000" w14:paraId="000000E5">
      <w:pPr>
        <w:pageBreakBefore w:val="0"/>
        <w:ind w:left="0" w:firstLine="0"/>
        <w:rPr/>
      </w:pPr>
      <w:commentRangeStart w:id="33"/>
      <w:r w:rsidDel="00000000" w:rsidR="00000000" w:rsidRPr="00000000">
        <w:rPr>
          <w:rtl w:val="0"/>
        </w:rPr>
        <w:t xml:space="preserve">Normale wird in Vertex-Shader ausgelesen und vor dem Fragment-Shader interpoliert</w:t>
      </w:r>
      <w:commentRangeEnd w:id="33"/>
      <w:r w:rsidDel="00000000" w:rsidR="00000000" w:rsidRPr="00000000">
        <w:commentReference w:id="33"/>
      </w:r>
      <w:r w:rsidDel="00000000" w:rsidR="00000000" w:rsidRPr="00000000">
        <w:rPr>
          <w:rtl w:val="0"/>
        </w:rPr>
        <w:t xml:space="preserve">. Die Beleuchtung anhand interpolierten Normale wird im Fragment-Shader berechnet.</w:t>
      </w:r>
    </w:p>
    <w:p w:rsidR="00000000" w:rsidDel="00000000" w:rsidP="00000000" w:rsidRDefault="00000000" w:rsidRPr="00000000" w14:paraId="000000E6">
      <w:pPr>
        <w:pageBreakBefore w:val="0"/>
        <w:ind w:left="0" w:firstLine="0"/>
        <w:rPr/>
      </w:pPr>
      <w:r w:rsidDel="00000000" w:rsidR="00000000" w:rsidRPr="00000000">
        <w:rPr>
          <w:rtl w:val="0"/>
        </w:rPr>
      </w:r>
    </w:p>
    <w:p w:rsidR="00000000" w:rsidDel="00000000" w:rsidP="00000000" w:rsidRDefault="00000000" w:rsidRPr="00000000" w14:paraId="000000E7">
      <w:pPr>
        <w:pageBreakBefore w:val="0"/>
        <w:ind w:left="0" w:firstLine="0"/>
        <w:rPr/>
      </w:pPr>
      <w:r w:rsidDel="00000000" w:rsidR="00000000" w:rsidRPr="00000000">
        <w:rPr>
          <w:rtl w:val="0"/>
        </w:rPr>
        <w:t xml:space="preserve">d)</w:t>
      </w:r>
    </w:p>
    <w:p w:rsidR="00000000" w:rsidDel="00000000" w:rsidP="00000000" w:rsidRDefault="00000000" w:rsidRPr="00000000" w14:paraId="000000E8">
      <w:pPr>
        <w:pageBreakBefore w:val="0"/>
        <w:ind w:left="0" w:firstLine="0"/>
        <w:rPr>
          <w:rFonts w:ascii="Courier New" w:cs="Courier New" w:eastAsia="Courier New" w:hAnsi="Courier New"/>
        </w:rPr>
      </w:pPr>
      <w:commentRangeStart w:id="34"/>
      <w:commentRangeStart w:id="35"/>
      <w:commentRangeStart w:id="36"/>
      <w:r w:rsidDel="00000000" w:rsidR="00000000" w:rsidRPr="00000000">
        <w:rPr>
          <w:rFonts w:ascii="Courier New" w:cs="Courier New" w:eastAsia="Courier New" w:hAnsi="Courier New"/>
          <w:rtl w:val="0"/>
        </w:rPr>
        <w:t xml:space="preserve">mat3 M;</w:t>
      </w:r>
    </w:p>
    <w:p w:rsidR="00000000" w:rsidDel="00000000" w:rsidP="00000000" w:rsidRDefault="00000000" w:rsidRPr="00000000" w14:paraId="000000E9">
      <w:pPr>
        <w:pageBreakBefore w:val="0"/>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M[0] = T;</w:t>
      </w:r>
    </w:p>
    <w:p w:rsidR="00000000" w:rsidDel="00000000" w:rsidP="00000000" w:rsidRDefault="00000000" w:rsidRPr="00000000" w14:paraId="000000EA">
      <w:pPr>
        <w:pageBreakBefore w:val="0"/>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M[1] = N;</w:t>
      </w:r>
    </w:p>
    <w:p w:rsidR="00000000" w:rsidDel="00000000" w:rsidP="00000000" w:rsidRDefault="00000000" w:rsidRPr="00000000" w14:paraId="000000EB">
      <w:pPr>
        <w:pageBreakBefore w:val="0"/>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M[2] = B;</w:t>
      </w:r>
    </w:p>
    <w:p w:rsidR="00000000" w:rsidDel="00000000" w:rsidP="00000000" w:rsidRDefault="00000000" w:rsidRPr="00000000" w14:paraId="000000EC">
      <w:pPr>
        <w:pageBreakBefore w:val="0"/>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D">
      <w:pPr>
        <w:pageBreakBefore w:val="0"/>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vec3 SNw = normalize(M * SN);</w:t>
      </w:r>
      <w:commentRangeEnd w:id="34"/>
      <w:r w:rsidDel="00000000" w:rsidR="00000000" w:rsidRPr="00000000">
        <w:commentReference w:id="34"/>
      </w:r>
      <w:commentRangeEnd w:id="35"/>
      <w:r w:rsidDel="00000000" w:rsidR="00000000" w:rsidRPr="00000000">
        <w:commentReference w:id="35"/>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0EE">
      <w:pPr>
        <w:pageBreakBefore w:val="0"/>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F">
      <w:pPr>
        <w:pageBreakBefore w:val="0"/>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commentRangeStart w:id="37"/>
      <w:r w:rsidDel="00000000" w:rsidR="00000000" w:rsidRPr="00000000">
        <w:rPr>
          <w:rFonts w:ascii="Courier New" w:cs="Courier New" w:eastAsia="Courier New" w:hAnsi="Courier New"/>
          <w:rtl w:val="0"/>
        </w:rPr>
        <w:t xml:space="preserve">TODO: Lichtrichtung der direktionalen Lichtquelle?</w:t>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0F0">
      <w:pPr>
        <w:pageBreakBefore w:val="0"/>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1">
      <w:pPr>
        <w:pageBreakBefore w:val="0"/>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return </w:t>
      </w:r>
      <w:commentRangeStart w:id="38"/>
      <w:r w:rsidDel="00000000" w:rsidR="00000000" w:rsidRPr="00000000">
        <w:rPr>
          <w:rFonts w:ascii="Courier New" w:cs="Courier New" w:eastAsia="Courier New" w:hAnsi="Courier New"/>
          <w:rtl w:val="0"/>
        </w:rPr>
        <w:t xml:space="preserve">dot(SNw, -L)</w:t>
      </w:r>
      <w:commentRangeEnd w:id="38"/>
      <w:r w:rsidDel="00000000" w:rsidR="00000000" w:rsidRPr="00000000">
        <w:commentReference w:id="38"/>
      </w:r>
      <w:r w:rsidDel="00000000" w:rsidR="00000000" w:rsidRPr="00000000">
        <w:rPr>
          <w:rFonts w:ascii="Courier New" w:cs="Courier New" w:eastAsia="Courier New" w:hAnsi="Courier New"/>
          <w:rtl w:val="0"/>
        </w:rPr>
        <w:t xml:space="preserve">;</w:t>
        <w:br w:type="textWrapping"/>
        <w:br w:type="textWrapping"/>
        <w:t xml:space="preserve">Mein Vorschlag:</w:t>
        <w:br w:type="textWrapping"/>
        <w:t xml:space="preserve">Mat4 transform = mat4(vec4(T,0), vec4(N,0), vec4(B,0), vec4(P,1));</w:t>
        <w:br w:type="textWrapping"/>
        <w:t xml:space="preserve">Vec3 SNw = normalize(transform * vec4(SN,0));</w:t>
        <w:br w:type="textWrapping"/>
        <w:t xml:space="preserve">return max(0.f, dot(SNw, -L)); </w:t>
      </w:r>
    </w:p>
    <w:p w:rsidR="00000000" w:rsidDel="00000000" w:rsidP="00000000" w:rsidRDefault="00000000" w:rsidRPr="00000000" w14:paraId="000000F2">
      <w:pPr>
        <w:pageBreakBefore w:val="0"/>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//Keine Ahnung warum die einen vec3 wollen</w:t>
      </w:r>
    </w:p>
    <w:p w:rsidR="00000000" w:rsidDel="00000000" w:rsidP="00000000" w:rsidRDefault="00000000" w:rsidRPr="00000000" w14:paraId="000000F3">
      <w:pPr>
        <w:pageBreakBefore w:val="0"/>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4">
      <w:pPr>
        <w:pStyle w:val="Heading2"/>
        <w:pageBreakBefore w:val="0"/>
        <w:rPr/>
      </w:pPr>
      <w:bookmarkStart w:colFirst="0" w:colLast="0" w:name="_9p5mflge7xzd" w:id="26"/>
      <w:bookmarkEnd w:id="26"/>
      <w:r w:rsidDel="00000000" w:rsidR="00000000" w:rsidRPr="00000000">
        <w:rPr>
          <w:rtl w:val="0"/>
        </w:rPr>
        <w:t xml:space="preserve">Aufgabe 10</w:t>
      </w:r>
    </w:p>
    <w:p w:rsidR="00000000" w:rsidDel="00000000" w:rsidP="00000000" w:rsidRDefault="00000000" w:rsidRPr="00000000" w14:paraId="000000F5">
      <w:pPr>
        <w:pageBreakBefore w:val="0"/>
        <w:rPr/>
      </w:pPr>
      <w:r w:rsidDel="00000000" w:rsidR="00000000" w:rsidRPr="00000000">
        <w:rPr>
          <w:rtl w:val="0"/>
        </w:rPr>
      </w:r>
    </w:p>
    <w:p w:rsidR="00000000" w:rsidDel="00000000" w:rsidP="00000000" w:rsidRDefault="00000000" w:rsidRPr="00000000" w14:paraId="000000F6">
      <w:pPr>
        <w:pageBreakBefore w:val="0"/>
        <w:rPr/>
      </w:pPr>
      <w:r w:rsidDel="00000000" w:rsidR="00000000" w:rsidRPr="00000000">
        <w:rPr>
          <w:rtl w:val="0"/>
        </w:rPr>
        <w:t xml:space="preserve">a)</w:t>
      </w:r>
    </w:p>
    <w:p w:rsidR="00000000" w:rsidDel="00000000" w:rsidP="00000000" w:rsidRDefault="00000000" w:rsidRPr="00000000" w14:paraId="000000F7">
      <w:pPr>
        <w:pageBreakBefore w:val="0"/>
        <w:rPr/>
      </w:pPr>
      <w:r w:rsidDel="00000000" w:rsidR="00000000" w:rsidRPr="00000000">
        <w:rPr>
          <w:rtl w:val="0"/>
        </w:rPr>
      </w:r>
    </w:p>
    <w:p w:rsidR="00000000" w:rsidDel="00000000" w:rsidP="00000000" w:rsidRDefault="00000000" w:rsidRPr="00000000" w14:paraId="000000F8">
      <w:pPr>
        <w:pageBreakBefore w:val="0"/>
        <w:rPr/>
      </w:pPr>
      <m:oMath>
        <m:sSub>
          <m:sSubPr>
            <m:ctrlPr>
              <w:rPr/>
            </m:ctrlPr>
          </m:sSubPr>
          <m:e>
            <m:sSup>
              <m:sSupPr>
                <m:ctrlPr>
                  <w:rPr/>
                </m:ctrlPr>
              </m:sSupPr>
              <m:e>
                <m:r>
                  <w:rPr/>
                  <m:t xml:space="preserve">b</m:t>
                </m:r>
              </m:e>
              <m:sup>
                <m:r>
                  <w:rPr/>
                  <m:t xml:space="preserve">1</m:t>
                </m:r>
              </m:sup>
            </m:sSup>
          </m:e>
          <m:sub>
            <m:r>
              <w:rPr/>
              <m:t xml:space="preserve">0</m:t>
            </m:r>
          </m:sub>
        </m:sSub>
        <m:r>
          <w:rPr/>
          <m:t xml:space="preserve">=</m:t>
        </m:r>
        <m:f>
          <m:fPr>
            <m:ctrlPr>
              <w:rPr/>
            </m:ctrlPr>
          </m:fPr>
          <m:num>
            <m:sSub>
              <m:sSubPr>
                <m:ctrlPr>
                  <w:rPr/>
                </m:ctrlPr>
              </m:sSubPr>
              <m:e>
                <m:sSup>
                  <m:sSupPr>
                    <m:ctrlPr>
                      <w:rPr/>
                    </m:ctrlPr>
                  </m:sSupPr>
                  <m:e>
                    <m:r>
                      <w:rPr/>
                      <m:t xml:space="preserve">b</m:t>
                    </m:r>
                  </m:e>
                  <m:sup>
                    <m:r>
                      <w:rPr/>
                      <m:t xml:space="preserve">0</m:t>
                    </m:r>
                  </m:sup>
                </m:sSup>
              </m:e>
              <m:sub>
                <m:r>
                  <w:rPr/>
                  <m:t xml:space="preserve">0</m:t>
                </m:r>
              </m:sub>
            </m:sSub>
          </m:num>
          <m:den>
            <m:r>
              <w:rPr/>
              <m:t xml:space="preserve">2</m:t>
            </m:r>
          </m:den>
        </m:f>
        <m:r>
          <w:rPr/>
          <m:t xml:space="preserve">+</m:t>
        </m:r>
        <m:f>
          <m:fPr>
            <m:ctrlPr>
              <w:rPr/>
            </m:ctrlPr>
          </m:fPr>
          <m:num>
            <m:sSub>
              <m:sSubPr>
                <m:ctrlPr>
                  <w:rPr/>
                </m:ctrlPr>
              </m:sSubPr>
              <m:e>
                <m:sSup>
                  <m:sSupPr>
                    <m:ctrlPr>
                      <w:rPr/>
                    </m:ctrlPr>
                  </m:sSupPr>
                  <m:e>
                    <m:r>
                      <w:rPr/>
                      <m:t xml:space="preserve">b</m:t>
                    </m:r>
                  </m:e>
                  <m:sup>
                    <m:r>
                      <w:rPr/>
                      <m:t xml:space="preserve">0</m:t>
                    </m:r>
                  </m:sup>
                </m:sSup>
              </m:e>
              <m:sub>
                <m:r>
                  <w:rPr/>
                  <m:t xml:space="preserve">1</m:t>
                </m:r>
              </m:sub>
            </m:sSub>
          </m:num>
          <m:den>
            <m:r>
              <w:rPr/>
              <m:t xml:space="preserve">2</m:t>
            </m:r>
          </m:den>
        </m:f>
        <m:r>
          <w:rPr/>
          <m:t xml:space="preserve">=</m:t>
        </m:r>
        <m:f>
          <m:fPr>
            <m:ctrlPr>
              <w:rPr/>
            </m:ctrlPr>
          </m:fPr>
          <m:num>
            <m:f>
              <m:fPr>
                <m:ctrlPr>
                  <w:rPr/>
                </m:ctrlPr>
              </m:fPr>
              <m:num>
                <m:r>
                  <w:rPr/>
                  <m:t xml:space="preserve">1</m:t>
                </m:r>
              </m:num>
              <m:den>
                <m:r>
                  <w:rPr/>
                  <m:t xml:space="preserve">7</m:t>
                </m:r>
              </m:den>
            </m:f>
          </m:num>
          <m:den>
            <m:r>
              <w:rPr/>
              <m:t xml:space="preserve">2</m:t>
            </m:r>
          </m:den>
        </m:f>
        <m:r>
          <w:rPr/>
          <m:t xml:space="preserve">+</m:t>
        </m:r>
        <m:f>
          <m:fPr>
            <m:ctrlPr>
              <w:rPr/>
            </m:ctrlPr>
          </m:fPr>
          <m:num>
            <m:f>
              <m:fPr>
                <m:ctrlPr>
                  <w:rPr/>
                </m:ctrlPr>
              </m:fPr>
              <m:num>
                <m:r>
                  <w:rPr/>
                  <m:t xml:space="preserve">9</m:t>
                </m:r>
              </m:num>
              <m:den>
                <m:r>
                  <w:rPr/>
                  <m:t xml:space="preserve">5</m:t>
                </m:r>
              </m:den>
            </m:f>
          </m:num>
          <m:den>
            <m:r>
              <w:rPr/>
              <m:t xml:space="preserve">2</m:t>
            </m:r>
          </m:den>
        </m:f>
        <m:r>
          <w:rPr/>
          <m:t xml:space="preserve">=</m:t>
        </m:r>
        <m:f>
          <m:fPr>
            <m:ctrlPr>
              <w:rPr/>
            </m:ctrlPr>
          </m:fPr>
          <m:num>
            <m:r>
              <w:rPr/>
              <m:t xml:space="preserve">5</m:t>
            </m:r>
          </m:num>
          <m:den>
            <m:r>
              <w:rPr/>
              <m:t xml:space="preserve">6</m:t>
            </m:r>
          </m:den>
        </m:f>
      </m:oMath>
      <w:r w:rsidDel="00000000" w:rsidR="00000000" w:rsidRPr="00000000">
        <w:rPr>
          <w:rtl w:val="0"/>
        </w:rPr>
      </w:r>
    </w:p>
    <w:p w:rsidR="00000000" w:rsidDel="00000000" w:rsidP="00000000" w:rsidRDefault="00000000" w:rsidRPr="00000000" w14:paraId="000000F9">
      <w:pPr>
        <w:rPr/>
      </w:pPr>
      <m:oMath>
        <m:sSub>
          <m:sSubPr>
            <m:ctrlPr>
              <w:rPr/>
            </m:ctrlPr>
          </m:sSubPr>
          <m:e>
            <m:sSup>
              <m:sSupPr>
                <m:ctrlPr>
                  <w:rPr/>
                </m:ctrlPr>
              </m:sSupPr>
              <m:e>
                <m:r>
                  <w:rPr/>
                  <m:t xml:space="preserve">b</m:t>
                </m:r>
              </m:e>
              <m:sup>
                <m:r>
                  <w:rPr/>
                  <m:t xml:space="preserve">1</m:t>
                </m:r>
              </m:sup>
            </m:sSup>
          </m:e>
          <m:sub>
            <m:r>
              <w:rPr/>
              <m:t xml:space="preserve">1</m:t>
            </m:r>
          </m:sub>
        </m:sSub>
        <m:r>
          <w:rPr/>
          <m:t xml:space="preserve">=</m:t>
        </m:r>
        <m:f>
          <m:fPr>
            <m:ctrlPr>
              <w:rPr/>
            </m:ctrlPr>
          </m:fPr>
          <m:num>
            <m:sSub>
              <m:sSubPr>
                <m:ctrlPr>
                  <w:rPr/>
                </m:ctrlPr>
              </m:sSubPr>
              <m:e>
                <m:sSup>
                  <m:sSupPr>
                    <m:ctrlPr>
                      <w:rPr/>
                    </m:ctrlPr>
                  </m:sSupPr>
                  <m:e>
                    <m:r>
                      <w:rPr/>
                      <m:t xml:space="preserve">b</m:t>
                    </m:r>
                  </m:e>
                  <m:sup>
                    <m:r>
                      <w:rPr/>
                      <m:t xml:space="preserve">0</m:t>
                    </m:r>
                  </m:sup>
                </m:sSup>
              </m:e>
              <m:sub>
                <m:r>
                  <w:rPr/>
                  <m:t xml:space="preserve">1</m:t>
                </m:r>
              </m:sub>
            </m:sSub>
          </m:num>
          <m:den>
            <m:r>
              <w:rPr/>
              <m:t xml:space="preserve">2</m:t>
            </m:r>
          </m:den>
        </m:f>
        <m:r>
          <w:rPr/>
          <m:t xml:space="preserve">+</m:t>
        </m:r>
        <m:f>
          <m:fPr>
            <m:ctrlPr>
              <w:rPr/>
            </m:ctrlPr>
          </m:fPr>
          <m:num>
            <m:sSub>
              <m:sSubPr>
                <m:ctrlPr>
                  <w:rPr/>
                </m:ctrlPr>
              </m:sSubPr>
              <m:e>
                <m:sSup>
                  <m:sSupPr>
                    <m:ctrlPr>
                      <w:rPr/>
                    </m:ctrlPr>
                  </m:sSupPr>
                  <m:e>
                    <m:r>
                      <w:rPr/>
                      <m:t xml:space="preserve">b</m:t>
                    </m:r>
                  </m:e>
                  <m:sup>
                    <m:r>
                      <w:rPr/>
                      <m:t xml:space="preserve">0</m:t>
                    </m:r>
                  </m:sup>
                </m:sSup>
              </m:e>
              <m:sub>
                <m:r>
                  <w:rPr/>
                  <m:t xml:space="preserve">2</m:t>
                </m:r>
              </m:sub>
            </m:sSub>
          </m:num>
          <m:den>
            <m:r>
              <w:rPr/>
              <m:t xml:space="preserve">2</m:t>
            </m:r>
          </m:den>
        </m:f>
        <m:r>
          <w:rPr/>
          <m:t xml:space="preserve">=</m:t>
        </m:r>
        <m:f>
          <m:fPr>
            <m:ctrlPr>
              <w:rPr/>
            </m:ctrlPr>
          </m:fPr>
          <m:num>
            <m:f>
              <m:fPr>
                <m:ctrlPr>
                  <w:rPr/>
                </m:ctrlPr>
              </m:fPr>
              <m:num>
                <m:r>
                  <w:rPr/>
                  <m:t xml:space="preserve">9</m:t>
                </m:r>
              </m:num>
              <m:den>
                <m:r>
                  <w:rPr/>
                  <m:t xml:space="preserve">5</m:t>
                </m:r>
              </m:den>
            </m:f>
          </m:num>
          <m:den>
            <m:r>
              <w:rPr/>
              <m:t xml:space="preserve">2</m:t>
            </m:r>
          </m:den>
        </m:f>
        <m:r>
          <w:rPr/>
          <m:t xml:space="preserve">+</m:t>
        </m:r>
        <m:f>
          <m:fPr>
            <m:ctrlPr>
              <w:rPr/>
            </m:ctrlPr>
          </m:fPr>
          <m:num>
            <m:f>
              <m:fPr>
                <m:ctrlPr>
                  <w:rPr/>
                </m:ctrlPr>
              </m:fPr>
              <m:num>
                <m:r>
                  <w:rPr/>
                  <m:t xml:space="preserve">5</m:t>
                </m:r>
              </m:num>
              <m:den>
                <m:r>
                  <w:rPr/>
                  <m:t xml:space="preserve">9</m:t>
                </m:r>
              </m:den>
            </m:f>
          </m:num>
          <m:den>
            <m:r>
              <w:rPr/>
              <m:t xml:space="preserve">2</m:t>
            </m:r>
          </m:den>
        </m:f>
        <m:r>
          <w:rPr/>
          <m:t xml:space="preserve">=</m:t>
        </m:r>
        <m:f>
          <m:fPr>
            <m:ctrlPr>
              <w:rPr/>
            </m:ctrlPr>
          </m:fPr>
          <m:num>
            <m:r>
              <w:rPr/>
              <m:t xml:space="preserve">7</m:t>
            </m:r>
          </m:num>
          <m:den>
            <m:r>
              <w:rPr/>
              <m:t xml:space="preserve">7</m:t>
            </m:r>
          </m:den>
        </m:f>
      </m:oMath>
      <w:r w:rsidDel="00000000" w:rsidR="00000000" w:rsidRPr="00000000">
        <w:rPr>
          <w:rtl w:val="0"/>
        </w:rPr>
      </w:r>
    </w:p>
    <w:p w:rsidR="00000000" w:rsidDel="00000000" w:rsidP="00000000" w:rsidRDefault="00000000" w:rsidRPr="00000000" w14:paraId="000000FA">
      <w:pPr>
        <w:rPr/>
      </w:pPr>
      <m:oMath>
        <m:sSub>
          <m:sSubPr>
            <m:ctrlPr>
              <w:rPr/>
            </m:ctrlPr>
          </m:sSubPr>
          <m:e>
            <m:sSup>
              <m:sSupPr>
                <m:ctrlPr>
                  <w:rPr/>
                </m:ctrlPr>
              </m:sSupPr>
              <m:e>
                <m:r>
                  <w:rPr/>
                  <m:t xml:space="preserve">b</m:t>
                </m:r>
              </m:e>
              <m:sup>
                <m:r>
                  <w:rPr/>
                  <m:t xml:space="preserve">1</m:t>
                </m:r>
              </m:sup>
            </m:sSup>
          </m:e>
          <m:sub>
            <m:r>
              <w:rPr/>
              <m:t xml:space="preserve">2</m:t>
            </m:r>
          </m:sub>
        </m:sSub>
        <m:r>
          <w:rPr/>
          <m:t xml:space="preserve">=</m:t>
        </m:r>
        <m:f>
          <m:fPr>
            <m:ctrlPr>
              <w:rPr/>
            </m:ctrlPr>
          </m:fPr>
          <m:num>
            <m:sSub>
              <m:sSubPr>
                <m:ctrlPr>
                  <w:rPr/>
                </m:ctrlPr>
              </m:sSubPr>
              <m:e>
                <m:sSup>
                  <m:sSupPr>
                    <m:ctrlPr>
                      <w:rPr/>
                    </m:ctrlPr>
                  </m:sSupPr>
                  <m:e>
                    <m:r>
                      <w:rPr/>
                      <m:t xml:space="preserve">b</m:t>
                    </m:r>
                  </m:e>
                  <m:sup>
                    <m:r>
                      <w:rPr/>
                      <m:t xml:space="preserve">0</m:t>
                    </m:r>
                  </m:sup>
                </m:sSup>
              </m:e>
              <m:sub>
                <m:r>
                  <w:rPr/>
                  <m:t xml:space="preserve">2</m:t>
                </m:r>
              </m:sub>
            </m:sSub>
          </m:num>
          <m:den>
            <m:r>
              <w:rPr/>
              <m:t xml:space="preserve">2</m:t>
            </m:r>
          </m:den>
        </m:f>
        <m:r>
          <w:rPr/>
          <m:t xml:space="preserve">+</m:t>
        </m:r>
        <m:f>
          <m:fPr>
            <m:ctrlPr>
              <w:rPr/>
            </m:ctrlPr>
          </m:fPr>
          <m:num>
            <m:sSub>
              <m:sSubPr>
                <m:ctrlPr>
                  <w:rPr/>
                </m:ctrlPr>
              </m:sSubPr>
              <m:e>
                <m:sSup>
                  <m:sSupPr>
                    <m:ctrlPr>
                      <w:rPr/>
                    </m:ctrlPr>
                  </m:sSupPr>
                  <m:e>
                    <m:r>
                      <w:rPr/>
                      <m:t xml:space="preserve">b</m:t>
                    </m:r>
                  </m:e>
                  <m:sup>
                    <m:r>
                      <w:rPr/>
                      <m:t xml:space="preserve">0</m:t>
                    </m:r>
                  </m:sup>
                </m:sSup>
              </m:e>
              <m:sub>
                <m:r>
                  <w:rPr/>
                  <m:t xml:space="preserve">3</m:t>
                </m:r>
              </m:sub>
            </m:sSub>
          </m:num>
          <m:den>
            <m:r>
              <w:rPr/>
              <m:t xml:space="preserve">2</m:t>
            </m:r>
          </m:den>
        </m:f>
        <m:r>
          <w:rPr/>
          <m:t xml:space="preserve">=</m:t>
        </m:r>
        <m:f>
          <m:fPr>
            <m:ctrlPr>
              <w:rPr/>
            </m:ctrlPr>
          </m:fPr>
          <m:num>
            <m:f>
              <m:fPr>
                <m:ctrlPr>
                  <w:rPr/>
                </m:ctrlPr>
              </m:fPr>
              <m:num>
                <m:r>
                  <w:rPr/>
                  <m:t xml:space="preserve">9</m:t>
                </m:r>
              </m:num>
              <m:den>
                <m:r>
                  <w:rPr/>
                  <m:t xml:space="preserve">5</m:t>
                </m:r>
              </m:den>
            </m:f>
          </m:num>
          <m:den>
            <m:r>
              <w:rPr/>
              <m:t xml:space="preserve">2</m:t>
            </m:r>
          </m:den>
        </m:f>
        <m:r>
          <w:rPr/>
          <m:t xml:space="preserve">+</m:t>
        </m:r>
        <m:f>
          <m:fPr>
            <m:ctrlPr>
              <w:rPr/>
            </m:ctrlPr>
          </m:fPr>
          <m:num>
            <m:f>
              <m:fPr>
                <m:ctrlPr>
                  <w:rPr/>
                </m:ctrlPr>
              </m:fPr>
              <m:num>
                <m:r>
                  <w:rPr/>
                  <m:t xml:space="preserve">7</m:t>
                </m:r>
              </m:num>
              <m:den>
                <m:r>
                  <w:rPr/>
                  <m:t xml:space="preserve">1</m:t>
                </m:r>
              </m:den>
            </m:f>
          </m:num>
          <m:den>
            <m:r>
              <w:rPr/>
              <m:t xml:space="preserve">2</m:t>
            </m:r>
          </m:den>
        </m:f>
        <m:r>
          <w:rPr/>
          <m:t xml:space="preserve">=</m:t>
        </m:r>
        <m:f>
          <m:fPr>
            <m:ctrlPr>
              <w:rPr/>
            </m:ctrlPr>
          </m:fPr>
          <m:num>
            <m:r>
              <w:rPr/>
              <m:t xml:space="preserve">6</m:t>
            </m:r>
          </m:num>
          <m:den>
            <m:r>
              <w:rPr/>
              <m:t xml:space="preserve">5</m:t>
            </m:r>
          </m:den>
        </m:f>
      </m:oMath>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m:oMath>
        <m:sSub>
          <m:sSubPr>
            <m:ctrlPr>
              <w:rPr/>
            </m:ctrlPr>
          </m:sSubPr>
          <m:e>
            <m:sSup>
              <m:sSupPr>
                <m:ctrlPr>
                  <w:rPr/>
                </m:ctrlPr>
              </m:sSupPr>
              <m:e>
                <m:r>
                  <w:rPr/>
                  <m:t xml:space="preserve">b</m:t>
                </m:r>
              </m:e>
              <m:sup>
                <m:r>
                  <w:rPr/>
                  <m:t xml:space="preserve">2</m:t>
                </m:r>
              </m:sup>
            </m:sSup>
          </m:e>
          <m:sub>
            <m:r>
              <w:rPr/>
              <m:t xml:space="preserve">0</m:t>
            </m:r>
          </m:sub>
        </m:sSub>
        <m:r>
          <w:rPr/>
          <m:t xml:space="preserve">=</m:t>
        </m:r>
        <m:f>
          <m:fPr>
            <m:ctrlPr>
              <w:rPr/>
            </m:ctrlPr>
          </m:fPr>
          <m:num>
            <m:sSub>
              <m:sSubPr>
                <m:ctrlPr>
                  <w:rPr/>
                </m:ctrlPr>
              </m:sSubPr>
              <m:e>
                <m:sSup>
                  <m:sSupPr>
                    <m:ctrlPr>
                      <w:rPr/>
                    </m:ctrlPr>
                  </m:sSupPr>
                  <m:e>
                    <m:r>
                      <w:rPr/>
                      <m:t xml:space="preserve">b</m:t>
                    </m:r>
                  </m:e>
                  <m:sup>
                    <m:r>
                      <w:rPr/>
                      <m:t xml:space="preserve">1</m:t>
                    </m:r>
                  </m:sup>
                </m:sSup>
              </m:e>
              <m:sub>
                <m:r>
                  <w:rPr/>
                  <m:t xml:space="preserve">0</m:t>
                </m:r>
              </m:sub>
            </m:sSub>
          </m:num>
          <m:den>
            <m:r>
              <w:rPr/>
              <m:t xml:space="preserve">2</m:t>
            </m:r>
          </m:den>
        </m:f>
        <m:r>
          <w:rPr/>
          <m:t xml:space="preserve">+</m:t>
        </m:r>
        <m:f>
          <m:fPr>
            <m:ctrlPr>
              <w:rPr/>
            </m:ctrlPr>
          </m:fPr>
          <m:num>
            <m:sSub>
              <m:sSubPr>
                <m:ctrlPr>
                  <w:rPr/>
                </m:ctrlPr>
              </m:sSubPr>
              <m:e>
                <m:sSup>
                  <m:sSupPr>
                    <m:ctrlPr>
                      <w:rPr/>
                    </m:ctrlPr>
                  </m:sSupPr>
                  <m:e>
                    <m:r>
                      <w:rPr/>
                      <m:t xml:space="preserve">b</m:t>
                    </m:r>
                  </m:e>
                  <m:sup>
                    <m:r>
                      <w:rPr/>
                      <m:t xml:space="preserve">1</m:t>
                    </m:r>
                  </m:sup>
                </m:sSup>
              </m:e>
              <m:sub>
                <m:r>
                  <w:rPr/>
                  <m:t xml:space="preserve">1</m:t>
                </m:r>
              </m:sub>
            </m:sSub>
          </m:num>
          <m:den>
            <m:r>
              <w:rPr/>
              <m:t xml:space="preserve">2</m:t>
            </m:r>
          </m:den>
        </m:f>
        <m:r>
          <w:rPr/>
          <m:t xml:space="preserve">=</m:t>
        </m:r>
        <m:f>
          <m:fPr>
            <m:ctrlPr>
              <w:rPr/>
            </m:ctrlPr>
          </m:fPr>
          <m:num>
            <m:f>
              <m:fPr>
                <m:ctrlPr>
                  <w:rPr/>
                </m:ctrlPr>
              </m:fPr>
              <m:num>
                <m:r>
                  <w:rPr/>
                  <m:t xml:space="preserve">5</m:t>
                </m:r>
              </m:num>
              <m:den>
                <m:r>
                  <w:rPr/>
                  <m:t xml:space="preserve">6</m:t>
                </m:r>
              </m:den>
            </m:f>
          </m:num>
          <m:den>
            <m:r>
              <w:rPr/>
              <m:t xml:space="preserve">2</m:t>
            </m:r>
          </m:den>
        </m:f>
        <m:r>
          <w:rPr/>
          <m:t xml:space="preserve">+</m:t>
        </m:r>
        <m:f>
          <m:fPr>
            <m:ctrlPr>
              <w:rPr/>
            </m:ctrlPr>
          </m:fPr>
          <m:num>
            <m:f>
              <m:fPr>
                <m:ctrlPr>
                  <w:rPr/>
                </m:ctrlPr>
              </m:fPr>
              <m:num>
                <m:r>
                  <w:rPr/>
                  <m:t xml:space="preserve">7</m:t>
                </m:r>
              </m:num>
              <m:den>
                <m:r>
                  <w:rPr/>
                  <m:t xml:space="preserve">7</m:t>
                </m:r>
              </m:den>
            </m:f>
          </m:num>
          <m:den>
            <m:r>
              <w:rPr/>
              <m:t xml:space="preserve">2</m:t>
            </m:r>
          </m:den>
        </m:f>
        <m:r>
          <w:rPr/>
          <m:t xml:space="preserve">=</m:t>
        </m:r>
        <m:f>
          <m:fPr>
            <m:ctrlPr>
              <w:rPr/>
            </m:ctrlPr>
          </m:fPr>
          <m:num>
            <m:r>
              <w:rPr/>
              <m:t xml:space="preserve">6</m:t>
            </m:r>
          </m:num>
          <m:den>
            <m:r>
              <w:rPr/>
              <m:t xml:space="preserve">6.5</m:t>
            </m:r>
          </m:den>
        </m:f>
      </m:oMath>
      <w:r w:rsidDel="00000000" w:rsidR="00000000" w:rsidRPr="00000000">
        <w:rPr>
          <w:rtl w:val="0"/>
        </w:rPr>
      </w:r>
    </w:p>
    <w:p w:rsidR="00000000" w:rsidDel="00000000" w:rsidP="00000000" w:rsidRDefault="00000000" w:rsidRPr="00000000" w14:paraId="000000FD">
      <w:pPr>
        <w:rPr/>
      </w:pPr>
      <m:oMath>
        <m:sSub>
          <m:sSubPr>
            <m:ctrlPr>
              <w:rPr/>
            </m:ctrlPr>
          </m:sSubPr>
          <m:e>
            <m:sSup>
              <m:sSupPr>
                <m:ctrlPr>
                  <w:rPr/>
                </m:ctrlPr>
              </m:sSupPr>
              <m:e>
                <m:r>
                  <w:rPr/>
                  <m:t xml:space="preserve">b</m:t>
                </m:r>
              </m:e>
              <m:sup>
                <m:r>
                  <w:rPr/>
                  <m:t xml:space="preserve">2</m:t>
                </m:r>
              </m:sup>
            </m:sSup>
          </m:e>
          <m:sub>
            <m:r>
              <w:rPr/>
              <m:t xml:space="preserve">1</m:t>
            </m:r>
          </m:sub>
        </m:sSub>
        <m:r>
          <w:rPr/>
          <m:t xml:space="preserve">=</m:t>
        </m:r>
        <m:f>
          <m:fPr>
            <m:ctrlPr>
              <w:rPr/>
            </m:ctrlPr>
          </m:fPr>
          <m:num>
            <m:sSub>
              <m:sSubPr>
                <m:ctrlPr>
                  <w:rPr/>
                </m:ctrlPr>
              </m:sSubPr>
              <m:e>
                <m:sSup>
                  <m:sSupPr>
                    <m:ctrlPr>
                      <w:rPr/>
                    </m:ctrlPr>
                  </m:sSupPr>
                  <m:e>
                    <m:r>
                      <w:rPr/>
                      <m:t xml:space="preserve">b</m:t>
                    </m:r>
                  </m:e>
                  <m:sup>
                    <m:r>
                      <w:rPr/>
                      <m:t xml:space="preserve">1</m:t>
                    </m:r>
                  </m:sup>
                </m:sSup>
              </m:e>
              <m:sub>
                <m:r>
                  <w:rPr/>
                  <m:t xml:space="preserve">1</m:t>
                </m:r>
              </m:sub>
            </m:sSub>
          </m:num>
          <m:den>
            <m:r>
              <w:rPr/>
              <m:t xml:space="preserve">2</m:t>
            </m:r>
          </m:den>
        </m:f>
        <m:r>
          <w:rPr/>
          <m:t xml:space="preserve">+</m:t>
        </m:r>
        <m:f>
          <m:fPr>
            <m:ctrlPr>
              <w:rPr/>
            </m:ctrlPr>
          </m:fPr>
          <m:num>
            <m:sSub>
              <m:sSubPr>
                <m:ctrlPr>
                  <w:rPr/>
                </m:ctrlPr>
              </m:sSubPr>
              <m:e>
                <m:sSup>
                  <m:sSupPr>
                    <m:ctrlPr>
                      <w:rPr/>
                    </m:ctrlPr>
                  </m:sSupPr>
                  <m:e>
                    <m:r>
                      <w:rPr/>
                      <m:t xml:space="preserve">b</m:t>
                    </m:r>
                  </m:e>
                  <m:sup>
                    <m:r>
                      <w:rPr/>
                      <m:t xml:space="preserve">1</m:t>
                    </m:r>
                  </m:sup>
                </m:sSup>
              </m:e>
              <m:sub>
                <m:r>
                  <w:rPr/>
                  <m:t xml:space="preserve">2</m:t>
                </m:r>
              </m:sub>
            </m:sSub>
          </m:num>
          <m:den>
            <m:r>
              <w:rPr/>
              <m:t xml:space="preserve">2</m:t>
            </m:r>
          </m:den>
        </m:f>
        <m:r>
          <w:rPr/>
          <m:t xml:space="preserve">=</m:t>
        </m:r>
        <m:f>
          <m:fPr>
            <m:ctrlPr>
              <w:rPr/>
            </m:ctrlPr>
          </m:fPr>
          <m:num>
            <m:f>
              <m:fPr>
                <m:ctrlPr>
                  <w:rPr/>
                </m:ctrlPr>
              </m:fPr>
              <m:num>
                <m:r>
                  <w:rPr/>
                  <m:t xml:space="preserve">7</m:t>
                </m:r>
              </m:num>
              <m:den>
                <m:r>
                  <w:rPr/>
                  <m:t xml:space="preserve">7</m:t>
                </m:r>
              </m:den>
            </m:f>
          </m:num>
          <m:den>
            <m:r>
              <w:rPr/>
              <m:t xml:space="preserve">2</m:t>
            </m:r>
          </m:den>
        </m:f>
        <m:r>
          <w:rPr/>
          <m:t xml:space="preserve">+</m:t>
        </m:r>
        <m:f>
          <m:fPr>
            <m:ctrlPr>
              <w:rPr/>
            </m:ctrlPr>
          </m:fPr>
          <m:num>
            <m:f>
              <m:fPr>
                <m:ctrlPr>
                  <w:rPr/>
                </m:ctrlPr>
              </m:fPr>
              <m:num>
                <m:r>
                  <w:rPr/>
                  <m:t xml:space="preserve">6</m:t>
                </m:r>
              </m:num>
              <m:den>
                <m:r>
                  <w:rPr/>
                  <m:t xml:space="preserve">5</m:t>
                </m:r>
              </m:den>
            </m:f>
          </m:num>
          <m:den>
            <m:r>
              <w:rPr/>
              <m:t xml:space="preserve">2</m:t>
            </m:r>
          </m:den>
        </m:f>
        <m:r>
          <w:rPr/>
          <m:t xml:space="preserve">=</m:t>
        </m:r>
        <m:f>
          <m:fPr>
            <m:ctrlPr>
              <w:rPr/>
            </m:ctrlPr>
          </m:fPr>
          <m:num>
            <m:r>
              <w:rPr/>
              <m:t xml:space="preserve">6.5</m:t>
            </m:r>
          </m:num>
          <m:den>
            <m:r>
              <w:rPr/>
              <m:t xml:space="preserve">6</m:t>
            </m:r>
          </m:den>
        </m:f>
      </m:oMath>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m:oMath>
        <m:sSub>
          <m:sSubPr>
            <m:ctrlPr>
              <w:rPr/>
            </m:ctrlPr>
          </m:sSubPr>
          <m:e>
            <m:sSup>
              <m:sSupPr>
                <m:ctrlPr>
                  <w:rPr/>
                </m:ctrlPr>
              </m:sSupPr>
              <m:e>
                <m:r>
                  <w:rPr/>
                  <m:t xml:space="preserve">b</m:t>
                </m:r>
              </m:e>
              <m:sup>
                <m:r>
                  <w:rPr/>
                  <m:t xml:space="preserve">3</m:t>
                </m:r>
              </m:sup>
            </m:sSup>
          </m:e>
          <m:sub>
            <m:r>
              <w:rPr/>
              <m:t xml:space="preserve">0</m:t>
            </m:r>
          </m:sub>
        </m:sSub>
        <m:r>
          <w:rPr/>
          <m:t xml:space="preserve">=</m:t>
        </m:r>
        <m:f>
          <m:fPr>
            <m:ctrlPr>
              <w:rPr/>
            </m:ctrlPr>
          </m:fPr>
          <m:num>
            <m:sSub>
              <m:sSubPr>
                <m:ctrlPr>
                  <w:rPr/>
                </m:ctrlPr>
              </m:sSubPr>
              <m:e>
                <m:sSup>
                  <m:sSupPr>
                    <m:ctrlPr>
                      <w:rPr/>
                    </m:ctrlPr>
                  </m:sSupPr>
                  <m:e>
                    <m:r>
                      <w:rPr/>
                      <m:t xml:space="preserve">b</m:t>
                    </m:r>
                  </m:e>
                  <m:sup>
                    <m:r>
                      <w:rPr/>
                      <m:t xml:space="preserve">2</m:t>
                    </m:r>
                  </m:sup>
                </m:sSup>
              </m:e>
              <m:sub>
                <m:r>
                  <w:rPr/>
                  <m:t xml:space="preserve">0</m:t>
                </m:r>
              </m:sub>
            </m:sSub>
          </m:num>
          <m:den>
            <m:r>
              <w:rPr/>
              <m:t xml:space="preserve">2</m:t>
            </m:r>
          </m:den>
        </m:f>
        <m:r>
          <w:rPr/>
          <m:t xml:space="preserve">+</m:t>
        </m:r>
        <m:f>
          <m:fPr>
            <m:ctrlPr>
              <w:rPr/>
            </m:ctrlPr>
          </m:fPr>
          <m:num>
            <m:sSub>
              <m:sSubPr>
                <m:ctrlPr>
                  <w:rPr/>
                </m:ctrlPr>
              </m:sSubPr>
              <m:e>
                <m:sSup>
                  <m:sSupPr>
                    <m:ctrlPr>
                      <w:rPr/>
                    </m:ctrlPr>
                  </m:sSupPr>
                  <m:e>
                    <m:r>
                      <w:rPr/>
                      <m:t xml:space="preserve">b</m:t>
                    </m:r>
                  </m:e>
                  <m:sup>
                    <m:r>
                      <w:rPr/>
                      <m:t xml:space="preserve">2</m:t>
                    </m:r>
                  </m:sup>
                </m:sSup>
              </m:e>
              <m:sub>
                <m:r>
                  <w:rPr/>
                  <m:t xml:space="preserve">1</m:t>
                </m:r>
              </m:sub>
            </m:sSub>
          </m:num>
          <m:den>
            <m:r>
              <w:rPr/>
              <m:t xml:space="preserve">2</m:t>
            </m:r>
          </m:den>
        </m:f>
        <m:r>
          <w:rPr/>
          <m:t xml:space="preserve">=</m:t>
        </m:r>
        <m:f>
          <m:fPr>
            <m:ctrlPr>
              <w:rPr/>
            </m:ctrlPr>
          </m:fPr>
          <m:num>
            <m:f>
              <m:fPr>
                <m:ctrlPr>
                  <w:rPr/>
                </m:ctrlPr>
              </m:fPr>
              <m:num>
                <m:r>
                  <w:rPr/>
                  <m:t xml:space="preserve">6</m:t>
                </m:r>
              </m:num>
              <m:den>
                <m:r>
                  <w:rPr/>
                  <m:t xml:space="preserve">6.5</m:t>
                </m:r>
              </m:den>
            </m:f>
          </m:num>
          <m:den>
            <m:r>
              <w:rPr/>
              <m:t xml:space="preserve">2</m:t>
            </m:r>
          </m:den>
        </m:f>
        <m:r>
          <w:rPr/>
          <m:t xml:space="preserve">+</m:t>
        </m:r>
        <m:f>
          <m:fPr>
            <m:ctrlPr>
              <w:rPr/>
            </m:ctrlPr>
          </m:fPr>
          <m:num>
            <m:f>
              <m:fPr>
                <m:ctrlPr>
                  <w:rPr/>
                </m:ctrlPr>
              </m:fPr>
              <m:num>
                <m:r>
                  <w:rPr/>
                  <m:t xml:space="preserve">6.5</m:t>
                </m:r>
              </m:num>
              <m:den>
                <m:r>
                  <w:rPr/>
                  <m:t xml:space="preserve">6</m:t>
                </m:r>
              </m:den>
            </m:f>
          </m:num>
          <m:den>
            <m:r>
              <w:rPr/>
              <m:t xml:space="preserve">2</m:t>
            </m:r>
          </m:den>
        </m:f>
        <m:r>
          <w:rPr/>
          <m:t xml:space="preserve">=</m:t>
        </m:r>
        <m:f>
          <m:fPr>
            <m:ctrlPr>
              <w:rPr/>
            </m:ctrlPr>
          </m:fPr>
          <m:num>
            <m:r>
              <w:rPr/>
              <m:t xml:space="preserve">6.25</m:t>
            </m:r>
          </m:num>
          <m:den>
            <m:r>
              <w:rPr/>
              <m:t xml:space="preserve">6.25</m:t>
            </m:r>
          </m:den>
        </m:f>
      </m:oMath>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pageBreakBefore w:val="0"/>
        <w:rPr/>
      </w:pPr>
      <w:r w:rsidDel="00000000" w:rsidR="00000000" w:rsidRPr="00000000">
        <w:rPr>
          <w:rtl w:val="0"/>
        </w:rPr>
      </w:r>
    </w:p>
    <w:p w:rsidR="00000000" w:rsidDel="00000000" w:rsidP="00000000" w:rsidRDefault="00000000" w:rsidRPr="00000000" w14:paraId="00000102">
      <w:pPr>
        <w:pageBreakBefore w:val="0"/>
        <w:rPr/>
      </w:pPr>
      <w:r w:rsidDel="00000000" w:rsidR="00000000" w:rsidRPr="00000000">
        <w:rPr>
          <w:rtl w:val="0"/>
        </w:rPr>
        <w:t xml:space="preserve">b)</w:t>
      </w:r>
    </w:p>
    <w:p w:rsidR="00000000" w:rsidDel="00000000" w:rsidP="00000000" w:rsidRDefault="00000000" w:rsidRPr="00000000" w14:paraId="00000103">
      <w:pPr>
        <w:pageBreakBefore w:val="0"/>
        <w:rPr/>
      </w:pPr>
      <w:r w:rsidDel="00000000" w:rsidR="00000000" w:rsidRPr="00000000">
        <w:rPr/>
        <w:drawing>
          <wp:inline distB="114300" distT="114300" distL="114300" distR="114300">
            <wp:extent cx="2088470" cy="2309813"/>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088470" cy="2309813"/>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pageBreakBefore w:val="0"/>
        <w:rPr/>
      </w:pPr>
      <w:r w:rsidDel="00000000" w:rsidR="00000000" w:rsidRPr="00000000">
        <w:rPr>
          <w:rtl w:val="0"/>
        </w:rPr>
      </w:r>
    </w:p>
    <w:p w:rsidR="00000000" w:rsidDel="00000000" w:rsidP="00000000" w:rsidRDefault="00000000" w:rsidRPr="00000000" w14:paraId="00000105">
      <w:pPr>
        <w:pageBreakBefore w:val="0"/>
        <w:rPr/>
      </w:pPr>
      <w:r w:rsidDel="00000000" w:rsidR="00000000" w:rsidRPr="00000000">
        <w:rPr>
          <w:rtl w:val="0"/>
        </w:rPr>
        <w:t xml:space="preserve">c) </w:t>
      </w:r>
    </w:p>
    <w:p w:rsidR="00000000" w:rsidDel="00000000" w:rsidP="00000000" w:rsidRDefault="00000000" w:rsidRPr="00000000" w14:paraId="00000106">
      <w:pPr>
        <w:pageBreakBefore w:val="0"/>
        <w:rPr/>
      </w:pPr>
      <w:r w:rsidDel="00000000" w:rsidR="00000000" w:rsidRPr="00000000">
        <w:rPr>
          <w:rtl w:val="0"/>
        </w:rPr>
      </w:r>
    </w:p>
    <w:p w:rsidR="00000000" w:rsidDel="00000000" w:rsidP="00000000" w:rsidRDefault="00000000" w:rsidRPr="00000000" w14:paraId="00000107">
      <w:pPr>
        <w:pageBreakBefore w:val="0"/>
        <w:rPr/>
      </w:pPr>
      <m:oMath>
        <m:sSub>
          <m:sSubPr>
            <m:ctrlPr>
              <w:rPr/>
            </m:ctrlPr>
          </m:sSubPr>
          <m:e>
            <m:r>
              <w:rPr/>
              <m:t xml:space="preserve">b</m:t>
            </m:r>
          </m:e>
          <m:sub>
            <m:r>
              <w:rPr/>
              <m:t xml:space="preserve">3</m:t>
            </m:r>
          </m:sub>
        </m:sSub>
        <m:r>
          <w:rPr/>
          <m:t xml:space="preserve">=</m:t>
        </m:r>
        <m:sSub>
          <m:sSubPr>
            <m:ctrlPr>
              <w:rPr/>
            </m:ctrlPr>
          </m:sSubPr>
          <m:e>
            <m:r>
              <w:rPr/>
              <m:t xml:space="preserve">c</m:t>
            </m:r>
          </m:e>
          <m:sub>
            <m:r>
              <w:rPr/>
              <m:t xml:space="preserve">0</m:t>
            </m:r>
          </m:sub>
        </m:sSub>
      </m:oMath>
      <w:r w:rsidDel="00000000" w:rsidR="00000000" w:rsidRPr="00000000">
        <w:rPr>
          <w:rtl w:val="0"/>
        </w:rPr>
      </w:r>
    </w:p>
    <w:p w:rsidR="00000000" w:rsidDel="00000000" w:rsidP="00000000" w:rsidRDefault="00000000" w:rsidRPr="00000000" w14:paraId="00000108">
      <w:pPr>
        <w:pageBreakBefore w:val="0"/>
        <w:rPr/>
      </w:pPr>
      <w:commentRangeStart w:id="39"/>
      <w:r w:rsidDel="00000000" w:rsidR="00000000" w:rsidRPr="00000000">
        <w:rPr>
          <w:rtl w:val="0"/>
        </w:rPr>
        <w:t xml:space="preserve">b3 - b2 = c1 - c0</w:t>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109">
      <w:pPr>
        <w:pageBreakBefore w:val="0"/>
        <w:rPr/>
      </w:pPr>
      <w:r w:rsidDel="00000000" w:rsidR="00000000" w:rsidRPr="00000000">
        <w:rPr>
          <w:rtl w:val="0"/>
        </w:rPr>
      </w:r>
    </w:p>
    <w:p w:rsidR="00000000" w:rsidDel="00000000" w:rsidP="00000000" w:rsidRDefault="00000000" w:rsidRPr="00000000" w14:paraId="0000010A">
      <w:pPr>
        <w:pageBreakBefore w:val="0"/>
        <w:rPr/>
      </w:pPr>
      <w:r w:rsidDel="00000000" w:rsidR="00000000" w:rsidRPr="00000000">
        <w:rPr>
          <w:rtl w:val="0"/>
        </w:rPr>
        <w:t xml:space="preserve">Alternative?</w:t>
      </w:r>
    </w:p>
    <w:p w:rsidR="00000000" w:rsidDel="00000000" w:rsidP="00000000" w:rsidRDefault="00000000" w:rsidRPr="00000000" w14:paraId="0000010B">
      <w:pPr>
        <w:pageBreakBefore w:val="0"/>
        <w:rPr/>
      </w:pPr>
      <m:oMath>
        <m:d>
          <m:dPr>
            <m:begChr m:val="|"/>
            <m:endChr m:val="|"/>
          </m:dPr>
          <m:e>
            <m:d>
              <m:dPr>
                <m:begChr m:val="|"/>
                <m:endChr m:val="|"/>
                <m:ctrlPr>
                  <w:rPr/>
                </m:ctrlPr>
              </m:dPr>
              <m:e>
                <m:sSub>
                  <m:sSubPr>
                    <m:ctrlPr>
                      <w:rPr/>
                    </m:ctrlPr>
                  </m:sSubPr>
                  <m:e>
                    <m:r>
                      <w:rPr/>
                      <m:t xml:space="preserve">b</m:t>
                    </m:r>
                  </m:e>
                  <m:sub>
                    <m:r>
                      <w:rPr/>
                      <m:t xml:space="preserve">3</m:t>
                    </m:r>
                  </m:sub>
                </m:sSub>
                <m:r>
                  <w:rPr/>
                  <m:t xml:space="preserve">-</m:t>
                </m:r>
                <m:sSub>
                  <m:sSubPr>
                    <m:ctrlPr>
                      <w:rPr/>
                    </m:ctrlPr>
                  </m:sSubPr>
                  <m:e>
                    <m:r>
                      <w:rPr/>
                      <m:t xml:space="preserve">b</m:t>
                    </m:r>
                  </m:e>
                  <m:sub>
                    <m:r>
                      <w:rPr/>
                      <m:t xml:space="preserve">2</m:t>
                    </m:r>
                  </m:sub>
                </m:sSub>
              </m:e>
            </m:d>
          </m:e>
        </m:d>
        <m:r>
          <w:rPr/>
          <m:t xml:space="preserve">=</m:t>
        </m:r>
        <m:d>
          <m:dPr>
            <m:begChr m:val="|"/>
            <m:endChr m:val="|"/>
            <m:ctrlPr>
              <w:rPr/>
            </m:ctrlPr>
          </m:dPr>
          <m:e>
            <m:d>
              <m:dPr>
                <m:begChr m:val="|"/>
                <m:endChr m:val="|"/>
                <m:ctrlPr>
                  <w:rPr/>
                </m:ctrlPr>
              </m:dPr>
              <m:e>
                <m:sSub>
                  <m:sSubPr>
                    <m:ctrlPr>
                      <w:rPr/>
                    </m:ctrlPr>
                  </m:sSubPr>
                  <m:e>
                    <m:r>
                      <w:rPr/>
                      <m:t xml:space="preserve">c</m:t>
                    </m:r>
                  </m:e>
                  <m:sub>
                    <m:r>
                      <w:rPr/>
                      <m:t xml:space="preserve">1</m:t>
                    </m:r>
                  </m:sub>
                </m:sSub>
                <m:r>
                  <w:rPr/>
                  <m:t xml:space="preserve">-</m:t>
                </m:r>
                <m:sSub>
                  <m:sSubPr>
                    <m:ctrlPr>
                      <w:rPr/>
                    </m:ctrlPr>
                  </m:sSubPr>
                  <m:e>
                    <m:r>
                      <w:rPr/>
                      <m:t xml:space="preserve">c</m:t>
                    </m:r>
                  </m:e>
                  <m:sub>
                    <m:r>
                      <w:rPr/>
                      <m:t xml:space="preserve">0</m:t>
                    </m:r>
                  </m:sub>
                </m:sSub>
              </m:e>
            </m:d>
          </m:e>
        </m:d>
      </m:oMath>
      <w:r w:rsidDel="00000000" w:rsidR="00000000" w:rsidRPr="00000000">
        <w:rPr>
          <w:rtl w:val="0"/>
        </w:rPr>
      </w:r>
    </w:p>
    <w:sectPr>
      <w:headerReference r:id="rId13"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ars" w:id="23" w:date="2020-03-08T16:18:41Z">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kommt das in der VL auf einer Folie vor?</w:t>
      </w:r>
    </w:p>
  </w:comment>
  <w:comment w:author="Valentin Rublack" w:id="24" w:date="2020-03-08T17:50:31Z">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 steht "Vorsicht bei Textur-Filterung und Mip-Mapping"</w:t>
      </w:r>
    </w:p>
  </w:comment>
  <w:comment w:author="Anonymous" w:id="25" w:date="2021-02-27T16:16:22Z">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Hat er auch in der VL erzählt</w:t>
      </w:r>
    </w:p>
  </w:comment>
  <w:comment w:author="Sajjad A" w:id="6" w:date="2021-02-26T09:27:03Z">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Benötigt man nicht Tristimuluswerte + FarbMODELL? (Folie 97)</w:t>
      </w:r>
    </w:p>
  </w:comment>
  <w:comment w:author="Sajjad A" w:id="7" w:date="2021-02-26T09:58:11Z">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Ich habe argumentiert, dass der Phong-exponent ja nicht die Helligkeit des Glanzlichts bestimmt, sondern die Größe des Glanzkegels/lichts (antiproportional). Somit würde das Glanzlicht nur sehr sehr klein werden.</w:t>
      </w:r>
    </w:p>
  </w:comment>
  <w:comment w:author="Niklas Betten" w:id="8" w:date="2021-03-05T14:32:12Z">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ich glaube hier geht es tatsaechlich darum ob das ergebnis des dot produkts nicht beliebig groß werden kann.</w:t>
      </w:r>
    </w:p>
  </w:comment>
  <w:comment w:author="Anton Stubenbord" w:id="14" w:date="2022-03-05T14:51:56Z">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Welche Funktion hat das w?</w:t>
      </w:r>
    </w:p>
  </w:comment>
  <w:comment w:author="felix wedler" w:id="20" w:date="2021-09-08T09:23:28Z">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Ist b nicht einfach 5/8???</w:t>
      </w:r>
    </w:p>
  </w:comment>
  <w:comment w:author="Lukas Freudenmann" w:id="21" w:date="2022-03-05T11:15:56Z">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 Das Ergebnis ist dann 80*(1-(5/8)= = 80 * (3/8) = 30</w:t>
      </w:r>
    </w:p>
  </w:comment>
  <w:comment w:author="Niklas Betten" w:id="22" w:date="2021-03-05T15:26:22Z">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mit Stufe kann aber auch gemeint sein wie man das n beim zugriff bestimmt</w:t>
      </w:r>
    </w:p>
  </w:comment>
  <w:comment w:author="Sajjad A" w:id="12" w:date="2021-02-26T10:35:58Z">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deckt das dann die Berechnung des diffusen und ambienten Terms ab?</w:t>
      </w:r>
    </w:p>
  </w:comment>
  <w:comment w:author="Oliver Wirth" w:id="13" w:date="2021-03-06T11:09:14Z">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Und was ist mit Verschattung?</w:t>
      </w:r>
    </w:p>
  </w:comment>
  <w:comment w:author="Alex" w:id="27" w:date="2023-02-17T19:05:02Z">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Ist nicht eher `Tuv-&gt;xy * Su` richtig? Man will doch zuerst den Punkt entlang der Y-Achse spiegeln, und dann in UV-Koordinaten transformieren oder nicht?</w:t>
      </w:r>
    </w:p>
  </w:comment>
  <w:comment w:author="Niklas Betten" w:id="9" w:date="2021-03-05T14:31:06Z">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besser waere sowas wie: In den Environmnt Maps können vorberechnete Werte über eine Textur für diffusen und spekularen Teil gespeichert werden. Auf den diffusen Teil kann über die Normale, auf den Spekularen Teil über Reflektionsvektor zugegriffen werden.</w:t>
      </w:r>
    </w:p>
  </w:comment>
  <w:comment w:author="Sajjad A" w:id="37" w:date="2021-03-05T10:34:30Z">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ist doch einfach gegeben mit L.</w:t>
      </w:r>
    </w:p>
  </w:comment>
  <w:comment w:author="Pano Christo" w:id="5" w:date="2021-02-23T15:46:59Z">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Die Transferfunktion ist ja eigentlich proportional zu n^(1/gamma). Demnach wäre gamma dann 1/log_g(0.5)</w:t>
      </w:r>
    </w:p>
  </w:comment>
  <w:comment w:author="Sajjad A" w:id="34" w:date="2021-03-05T10:35:00Z">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Hätte das persönlich alles in homogenen Koordinaten gemacht.</w:t>
      </w:r>
    </w:p>
  </w:comment>
  <w:comment w:author="Anonymous" w:id="35" w:date="2022-03-05T13:27:12Z">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Und die braucht man auch für die Translation nach P oder?</w:t>
      </w:r>
    </w:p>
  </w:comment>
  <w:comment w:author="Anonymous" w:id="36" w:date="2022-03-05T13:37:15Z">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 ne passt weil man eine Richtung transformiert.</w:t>
      </w:r>
    </w:p>
  </w:comment>
  <w:comment w:author="Yussuf Khalil" w:id="11" w:date="2021-03-08T18:36:22Z">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ist nicht diffus, aber dort müsste ein Reflexionsstrahl entstehen, oder?</w:t>
      </w:r>
    </w:p>
  </w:comment>
  <w:comment w:author="Oliver Wirth" w:id="38" w:date="2021-03-06T12:21:49Z">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Rückgabewert der Funktion ist vec3, nicht float</w:t>
      </w:r>
    </w:p>
  </w:comment>
  <w:comment w:author="Niklas Betten" w:id="18" w:date="2021-03-05T15:24:33Z">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oder einfach sum von baryzentrische koord * texturpunkt mit lambda_C  = (1 - lambda_a - lambda_b)</w:t>
      </w:r>
    </w:p>
  </w:comment>
  <w:comment w:author="Tobias Kaiser" w:id="19" w:date="2022-03-08T15:48:45Z">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p>
  </w:comment>
  <w:comment w:author="Julian Wiesler" w:id="16" w:date="2020-03-04T16:55:55Z">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der Aufgabenstellung steht **in dieser Szene**.</w:t>
      </w:r>
    </w:p>
  </w:comment>
  <w:comment w:author="Julian Wiesler" w:id="17" w:date="2020-03-04T17:05:03Z">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z.B. die BB von Kindern überlappen sich nicht</w:t>
      </w:r>
    </w:p>
  </w:comment>
  <w:comment w:author="Anton Stubenbord" w:id="26" w:date="2022-03-05T15:38:06Z">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müsste hier nicht normalize(transpose(N) * in_nrm), da die normale immer über die inverse transponierte Model View matrix berechnet wird? Oder müsste man das nur machen wenn man die Vertextransformation entlang der normalen in Weltkoordinaten macht?</w:t>
      </w:r>
    </w:p>
  </w:comment>
  <w:comment w:author="Pano Christo" w:id="28" w:date="2021-02-23T16:31:38Z">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Laut Aufgabenstellung sollen die OpenGL states doch aber als uninitialisiert angenommen werden. Demnach ist diese Annahme falsch.</w:t>
      </w:r>
    </w:p>
  </w:comment>
  <w:comment w:author="Sajjad A" w:id="29" w:date="2021-03-05T10:13:24Z">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p>
  </w:comment>
  <w:comment w:author="Oliver Wirth" w:id="30" w:date="2021-03-06T12:41:38Z">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"Initially, depth buffer writing is enabled." (https://www.khronos.org/registry/OpenGL-Refpages/gl2.1/xhtml/glDepthMask.xml)</w:t>
      </w:r>
    </w:p>
  </w:comment>
  <w:comment w:author="Pano Christo" w:id="31" w:date="2021-03-06T14:13:50Z">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Wie bereits geschrieben, erfordert die Aufgabe trotz der konvention das setzen.</w:t>
      </w:r>
    </w:p>
  </w:comment>
  <w:comment w:author="Julian Wiesler" w:id="10" w:date="2020-03-04T17:11:50Z">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Ich würde ihn auch weglassen</w:t>
      </w:r>
    </w:p>
  </w:comment>
  <w:comment w:author="Alex" w:id="15" w:date="2023-02-17T14:15:11Z">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Reihenfolge bei blättern wurde nicht vorgegeben</w:t>
      </w:r>
    </w:p>
  </w:comment>
  <w:comment w:author="Oliver Wirth" w:id="33" w:date="2021-03-06T12:44:45Z">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Klingt nach Phong-Shading, Normal-Mapping ist doch pixelweise und nicht nur an Vertices</w:t>
      </w:r>
    </w:p>
  </w:comment>
  <w:comment w:author="Anton Stubenbord" w:id="32" w:date="2022-03-05T17:34:13Z">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Warum muss das gesetzt werden wenn die semi-transparenten Dreiecke sowieso von hinten nach vorne geordnet sind?</w:t>
      </w:r>
    </w:p>
  </w:comment>
  <w:comment w:author="Alex" w:id="39" w:date="2023-02-17T20:29:31Z">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 c_1 muss auf der gerade liegen die durch b_2 und b_3 geht. Aber muss die entfernung auch gleich sein?</w:t>
      </w:r>
    </w:p>
  </w:comment>
  <w:comment w:author="Julian Wiesler" w:id="0" w:date="2020-03-04T17:14:04Z">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Das Dreieck sollte bis ganz zum Rand gehen, wie auch in den Folien, da RGB Spektralfarben sind</w:t>
      </w:r>
    </w:p>
  </w:comment>
  <w:comment w:author="Leandro Piekarski" w:id="1" w:date="2020-03-04T17:40:17Z">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aber RGB ist doch kleiner als xyY oder? (siehe Folie 02/124)</w:t>
      </w:r>
    </w:p>
  </w:comment>
  <w:comment w:author="Vera Chekan" w:id="2" w:date="2020-03-04T19:26:58Z">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Laut Wikipedia hat Julian recht. Siehe das Bild links (CIE RGB)</w:t>
      </w:r>
    </w:p>
  </w:comment>
  <w:comment w:author="Valentin Rublack" w:id="3" w:date="2020-03-04T21:41:35Z">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geht hier aber um ein Gerätegamut, also die physikalische Realisierung. Die Tristimuluswerte müssen da keine Spektralfarben sein. Siehe auch die Grafik von Folie 01/124</w:t>
      </w:r>
    </w:p>
  </w:comment>
  <w:comment w:author="Sajjad A" w:id="4" w:date="2021-02-26T08:33:38Z">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Valentin. Diesmal ist es Folie 126.</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C">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gamedev.stackexchange.com/questions/46963/how-to-avoid-texture-bleeding-in-a-texture-atlas" TargetMode="External"/><Relationship Id="rId10" Type="http://schemas.openxmlformats.org/officeDocument/2006/relationships/image" Target="media/image2.png"/><Relationship Id="rId13" Type="http://schemas.openxmlformats.org/officeDocument/2006/relationships/header" Target="header1.xm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